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820EA" w14:textId="77777777" w:rsidR="00034808" w:rsidRPr="00CF5137" w:rsidRDefault="00E9709C" w:rsidP="00D35904">
      <w:pPr>
        <w:pStyle w:val="Heading1"/>
        <w:rPr>
          <w:rFonts w:ascii="Lato" w:hAnsi="Lato"/>
          <w:sz w:val="26"/>
          <w:szCs w:val="26"/>
        </w:rPr>
      </w:pPr>
      <w:r w:rsidRPr="00CF5137">
        <w:rPr>
          <w:rFonts w:ascii="Lato" w:hAnsi="Lato"/>
          <w:sz w:val="26"/>
          <w:szCs w:val="26"/>
        </w:rPr>
        <w:t>Lesson 6 – Biodome</w:t>
      </w:r>
    </w:p>
    <w:p w14:paraId="326396C3" w14:textId="77777777" w:rsidR="00FA7C9F" w:rsidRPr="00CF5137" w:rsidRDefault="00FA7C9F" w:rsidP="00E9709C">
      <w:pPr>
        <w:rPr>
          <w:rFonts w:ascii="Lato" w:hAnsi="Lato"/>
          <w:sz w:val="26"/>
          <w:szCs w:val="26"/>
        </w:rPr>
      </w:pPr>
    </w:p>
    <w:p w14:paraId="319B83F1" w14:textId="77777777" w:rsidR="00FA7C9F" w:rsidRPr="00CF5137" w:rsidRDefault="00FA7C9F" w:rsidP="00FA7C9F">
      <w:pPr>
        <w:pStyle w:val="Heading1"/>
        <w:rPr>
          <w:rFonts w:ascii="Lato" w:hAnsi="Lato"/>
          <w:sz w:val="26"/>
          <w:szCs w:val="26"/>
        </w:rPr>
      </w:pPr>
      <w:r w:rsidRPr="00CF5137">
        <w:rPr>
          <w:rFonts w:ascii="Lato" w:hAnsi="Lato"/>
          <w:sz w:val="26"/>
          <w:szCs w:val="26"/>
        </w:rPr>
        <w:t xml:space="preserve">Setting the </w:t>
      </w:r>
      <w:r w:rsidR="00FF51E6">
        <w:rPr>
          <w:rFonts w:ascii="Lato" w:hAnsi="Lato"/>
          <w:sz w:val="26"/>
          <w:szCs w:val="26"/>
        </w:rPr>
        <w:t>s</w:t>
      </w:r>
      <w:r w:rsidRPr="00CF5137">
        <w:rPr>
          <w:rFonts w:ascii="Lato" w:hAnsi="Lato"/>
          <w:sz w:val="26"/>
          <w:szCs w:val="26"/>
        </w:rPr>
        <w:t>cene</w:t>
      </w:r>
    </w:p>
    <w:p w14:paraId="36218ADE" w14:textId="77777777" w:rsidR="00FA7C9F" w:rsidRDefault="00FA7C9F" w:rsidP="00E9709C">
      <w:pPr>
        <w:rPr>
          <w:rFonts w:ascii="Lato" w:hAnsi="Lato"/>
        </w:rPr>
      </w:pPr>
    </w:p>
    <w:p w14:paraId="3FD94A14" w14:textId="405A88B7" w:rsidR="00FA7C9F" w:rsidRPr="00FA7C9F" w:rsidRDefault="00FA7C9F" w:rsidP="00FA7C9F">
      <w:pPr>
        <w:rPr>
          <w:rFonts w:ascii="Lato" w:hAnsi="Lato"/>
        </w:rPr>
      </w:pPr>
      <w:r>
        <w:rPr>
          <w:rFonts w:ascii="Lato" w:hAnsi="Lato"/>
        </w:rPr>
        <w:t xml:space="preserve">In this project you will be combining input and output devices on your Arduino. You will be creating </w:t>
      </w:r>
      <w:proofErr w:type="gramStart"/>
      <w:r>
        <w:rPr>
          <w:rFonts w:ascii="Lato" w:hAnsi="Lato"/>
        </w:rPr>
        <w:t>a number of</w:t>
      </w:r>
      <w:proofErr w:type="gramEnd"/>
      <w:r>
        <w:rPr>
          <w:rFonts w:ascii="Lato" w:hAnsi="Lato"/>
        </w:rPr>
        <w:t xml:space="preserve"> circuits using a breadboard which will incorporate two LEDs. You will then use the MKR </w:t>
      </w:r>
      <w:del w:id="0" w:author="Andy Coulson" w:date="2025-01-21T10:29:00Z">
        <w:r w:rsidDel="00F245AF">
          <w:rPr>
            <w:rFonts w:ascii="Lato" w:hAnsi="Lato"/>
          </w:rPr>
          <w:delText>Env</w:delText>
        </w:r>
      </w:del>
      <w:ins w:id="1" w:author="Andy Coulson" w:date="2025-01-21T10:29:00Z">
        <w:r w:rsidR="00F245AF">
          <w:rPr>
            <w:rFonts w:ascii="Lato" w:hAnsi="Lato"/>
          </w:rPr>
          <w:t>ENV</w:t>
        </w:r>
      </w:ins>
      <w:r>
        <w:rPr>
          <w:rFonts w:ascii="Lato" w:hAnsi="Lato"/>
        </w:rPr>
        <w:t xml:space="preserve"> Shield to measure a range of environmental conditions inside of a plant dome. The LEDs will automatically be controlled by the environmental conditions within the dome.</w:t>
      </w:r>
    </w:p>
    <w:p w14:paraId="0DFBBC88" w14:textId="77777777" w:rsidR="00FA7C9F" w:rsidRDefault="00FA7C9F" w:rsidP="00FA7C9F">
      <w:pPr>
        <w:pStyle w:val="Heading1"/>
        <w:rPr>
          <w:rFonts w:ascii="Lato" w:hAnsi="Lato"/>
          <w:sz w:val="26"/>
          <w:szCs w:val="26"/>
        </w:rPr>
      </w:pPr>
      <w:r w:rsidRPr="00CF5137">
        <w:rPr>
          <w:rFonts w:ascii="Lato" w:hAnsi="Lato"/>
          <w:sz w:val="26"/>
          <w:szCs w:val="26"/>
        </w:rPr>
        <w:t xml:space="preserve">Success </w:t>
      </w:r>
      <w:r w:rsidR="00FF51E6">
        <w:rPr>
          <w:rFonts w:ascii="Lato" w:hAnsi="Lato"/>
          <w:sz w:val="26"/>
          <w:szCs w:val="26"/>
        </w:rPr>
        <w:t>c</w:t>
      </w:r>
      <w:r w:rsidRPr="00CF5137">
        <w:rPr>
          <w:rFonts w:ascii="Lato" w:hAnsi="Lato"/>
          <w:sz w:val="26"/>
          <w:szCs w:val="26"/>
        </w:rPr>
        <w:t>riteria</w:t>
      </w:r>
    </w:p>
    <w:p w14:paraId="0D7C6A07" w14:textId="77777777" w:rsidR="00CF5137" w:rsidRPr="00CF5137" w:rsidRDefault="00CF5137" w:rsidP="00CF5137"/>
    <w:p w14:paraId="78FC3FFE" w14:textId="77777777" w:rsidR="00FA7C9F" w:rsidRDefault="00FA7C9F" w:rsidP="00FA7C9F">
      <w:pPr>
        <w:pStyle w:val="ListParagraph"/>
        <w:numPr>
          <w:ilvl w:val="0"/>
          <w:numId w:val="21"/>
        </w:numPr>
        <w:rPr>
          <w:rFonts w:ascii="Lato" w:hAnsi="Lato"/>
        </w:rPr>
      </w:pPr>
      <w:r>
        <w:rPr>
          <w:rFonts w:ascii="Lato" w:hAnsi="Lato"/>
        </w:rPr>
        <w:t>Create a circuit using a breadboard</w:t>
      </w:r>
    </w:p>
    <w:p w14:paraId="002FEEFC" w14:textId="77777777" w:rsidR="00FA7C9F" w:rsidRDefault="00FA7C9F" w:rsidP="00FA7C9F">
      <w:pPr>
        <w:pStyle w:val="ListParagraph"/>
        <w:numPr>
          <w:ilvl w:val="0"/>
          <w:numId w:val="21"/>
        </w:numPr>
        <w:rPr>
          <w:rFonts w:ascii="Lato" w:hAnsi="Lato"/>
        </w:rPr>
      </w:pPr>
      <w:r>
        <w:rPr>
          <w:rFonts w:ascii="Lato" w:hAnsi="Lato"/>
        </w:rPr>
        <w:t>Create a system to monitor and record environmental conditions within a planted bio dome</w:t>
      </w:r>
    </w:p>
    <w:p w14:paraId="49EFE8D4" w14:textId="77777777" w:rsidR="00FA7C9F" w:rsidRPr="00FA7C9F" w:rsidRDefault="00FA7C9F" w:rsidP="00FA7C9F">
      <w:pPr>
        <w:pStyle w:val="ListParagraph"/>
        <w:numPr>
          <w:ilvl w:val="0"/>
          <w:numId w:val="21"/>
        </w:numPr>
        <w:rPr>
          <w:rFonts w:ascii="Lato" w:hAnsi="Lato"/>
        </w:rPr>
      </w:pPr>
      <w:r>
        <w:rPr>
          <w:rFonts w:ascii="Lato" w:hAnsi="Lato"/>
        </w:rPr>
        <w:t>To turn input and output devices automatically on and off depending upon readings taken by a sensor</w:t>
      </w:r>
    </w:p>
    <w:p w14:paraId="13C3D819" w14:textId="77777777" w:rsidR="00FA7C9F" w:rsidRPr="00FA7C9F" w:rsidRDefault="00FA7C9F" w:rsidP="00E9709C">
      <w:pPr>
        <w:rPr>
          <w:rFonts w:ascii="Lato" w:hAnsi="Lato"/>
        </w:rPr>
      </w:pPr>
    </w:p>
    <w:p w14:paraId="5B45F918" w14:textId="77777777" w:rsidR="00E9709C" w:rsidRPr="00CF5137" w:rsidRDefault="00E9709C" w:rsidP="00E9709C">
      <w:pPr>
        <w:pStyle w:val="Heading1"/>
        <w:rPr>
          <w:rFonts w:ascii="Lato" w:hAnsi="Lato"/>
          <w:sz w:val="26"/>
          <w:szCs w:val="26"/>
        </w:rPr>
      </w:pPr>
      <w:r w:rsidRPr="00CF5137">
        <w:rPr>
          <w:rFonts w:ascii="Lato" w:hAnsi="Lato"/>
          <w:sz w:val="26"/>
          <w:szCs w:val="26"/>
        </w:rPr>
        <w:t>Step 1 – Building the LED</w:t>
      </w:r>
    </w:p>
    <w:p w14:paraId="2671E889" w14:textId="77777777" w:rsidR="00D35904" w:rsidRDefault="00D35904" w:rsidP="00416F3B"/>
    <w:p w14:paraId="7AF288F0" w14:textId="77777777" w:rsidR="001E26CA" w:rsidRPr="00CF5137" w:rsidRDefault="00D951B6" w:rsidP="001E26CA">
      <w:pPr>
        <w:rPr>
          <w:rFonts w:ascii="Lato" w:hAnsi="Lato"/>
        </w:rPr>
      </w:pPr>
      <w:r w:rsidRPr="00CF5137">
        <w:rPr>
          <w:rFonts w:ascii="Lato" w:hAnsi="Lato"/>
        </w:rPr>
        <w:t>You are initially going to connect a bright white LED to the breadboard. You will write code to test that the LED circuit functions as anticipated.</w:t>
      </w:r>
      <w:r w:rsidR="006F2783" w:rsidRPr="00CF5137">
        <w:rPr>
          <w:rFonts w:ascii="Lato" w:hAnsi="Lato"/>
        </w:rPr>
        <w:t xml:space="preserve"> A breadboard is used to be able to quickly connect different electrical components. This allows you to test the circuit prior to permanently soldering it together. The circuit diagram below shows different components and how they should be connected. Each of the different components should be pushed into the relevant hole as per the diagram below. On the Arduino the socket which is highlighted in white is the ground. The LED itself is connected to socket 5 on the Arduino. You will notice that the other wire on the other side of the LED is connected to a resistor. </w:t>
      </w:r>
      <w:r w:rsidR="001E26CA" w:rsidRPr="00CF5137">
        <w:rPr>
          <w:rFonts w:ascii="Lato" w:hAnsi="Lato"/>
        </w:rPr>
        <w:t xml:space="preserve">The reason for using the resistor is to limit the current flowing through the LED which protects it from burning out. </w:t>
      </w:r>
      <w:r w:rsidR="001E26CA" w:rsidRPr="00CF5137">
        <w:rPr>
          <w:rFonts w:ascii="Lato" w:hAnsi="Lato"/>
        </w:rPr>
        <w:br/>
        <w:t>A 220 Ω resistor should ensure the LED is quite bright. </w:t>
      </w:r>
    </w:p>
    <w:p w14:paraId="457C4FBB" w14:textId="49DA618C" w:rsidR="00DA62A3" w:rsidRPr="00CF5137" w:rsidRDefault="003A110F" w:rsidP="00AB089B">
      <w:pPr>
        <w:rPr>
          <w:rFonts w:ascii="Lato" w:hAnsi="Lato"/>
        </w:rPr>
      </w:pPr>
      <w:r w:rsidRPr="00CF5137">
        <w:rPr>
          <w:rFonts w:ascii="Lato" w:hAnsi="Lato"/>
        </w:rPr>
        <w:t xml:space="preserve">You should initially connect the </w:t>
      </w:r>
      <w:r w:rsidR="00541551">
        <w:rPr>
          <w:rFonts w:ascii="Lato" w:hAnsi="Lato"/>
        </w:rPr>
        <w:t>MKR</w:t>
      </w:r>
      <w:r w:rsidRPr="00CF5137">
        <w:rPr>
          <w:rFonts w:ascii="Lato" w:hAnsi="Lato"/>
        </w:rPr>
        <w:t xml:space="preserve"> </w:t>
      </w:r>
      <w:del w:id="2" w:author="Andy Coulson" w:date="2025-01-21T10:29:00Z">
        <w:r w:rsidRPr="00CF5137" w:rsidDel="00F245AF">
          <w:rPr>
            <w:rFonts w:ascii="Lato" w:hAnsi="Lato"/>
          </w:rPr>
          <w:delText>Env</w:delText>
        </w:r>
      </w:del>
      <w:ins w:id="3" w:author="Andy Coulson" w:date="2025-01-21T10:29:00Z">
        <w:r w:rsidR="00F245AF">
          <w:rPr>
            <w:rFonts w:ascii="Lato" w:hAnsi="Lato"/>
          </w:rPr>
          <w:t>ENV</w:t>
        </w:r>
      </w:ins>
      <w:del w:id="4" w:author="Andy Coulson" w:date="2025-01-21T10:29:00Z">
        <w:r w:rsidRPr="00CF5137" w:rsidDel="00F245AF">
          <w:rPr>
            <w:rFonts w:ascii="Lato" w:hAnsi="Lato"/>
          </w:rPr>
          <w:delText>iro</w:delText>
        </w:r>
      </w:del>
      <w:r w:rsidRPr="00CF5137">
        <w:rPr>
          <w:rFonts w:ascii="Lato" w:hAnsi="Lato"/>
        </w:rPr>
        <w:t xml:space="preserve"> shield. This will allow you to leave the sensors exposed so that they can accurately measure conditions later in this tutorial.</w:t>
      </w:r>
    </w:p>
    <w:p w14:paraId="4D0B8C2E" w14:textId="77777777" w:rsidR="003A110F" w:rsidRDefault="00000000" w:rsidP="00AB089B">
      <w:r>
        <w:rPr>
          <w:noProof/>
        </w:rPr>
        <w:pict w14:anchorId="62A00F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i1025" type="#_x0000_t75" alt="A picture containing electronics&#10;&#10;&#10;&#10;Description automatically generated" style="width:263.05pt;height:141.7pt;visibility:visible;mso-width-percent:0;mso-height-percent:0;mso-width-percent:0;mso-height-percent:0">
            <v:imagedata r:id="rId10" o:title="A picture containing electronics&#10;&#10;&#10;&#10;Description automatically generated" croptop="14800f" cropbottom="20661f" cropleft="11222f" cropright="12558f"/>
          </v:shape>
        </w:pict>
      </w:r>
    </w:p>
    <w:p w14:paraId="4F0D92FB" w14:textId="77777777" w:rsidR="00FA7C9F" w:rsidRDefault="00FA7C9F" w:rsidP="00AB089B"/>
    <w:p w14:paraId="56CC91F5" w14:textId="77777777" w:rsidR="00FA7C9F" w:rsidRPr="00CF5137" w:rsidRDefault="00FA7C9F" w:rsidP="00FA7C9F">
      <w:pPr>
        <w:pStyle w:val="Heading1"/>
        <w:rPr>
          <w:rFonts w:ascii="Lato" w:hAnsi="Lato"/>
          <w:sz w:val="26"/>
          <w:szCs w:val="26"/>
        </w:rPr>
      </w:pPr>
      <w:r w:rsidRPr="00CF5137">
        <w:rPr>
          <w:rFonts w:ascii="Lato" w:hAnsi="Lato"/>
          <w:sz w:val="26"/>
          <w:szCs w:val="26"/>
        </w:rPr>
        <w:lastRenderedPageBreak/>
        <w:t>Pro</w:t>
      </w:r>
      <w:r w:rsidR="00541551">
        <w:rPr>
          <w:rFonts w:ascii="Lato" w:hAnsi="Lato"/>
          <w:sz w:val="26"/>
          <w:szCs w:val="26"/>
        </w:rPr>
        <w:t>-</w:t>
      </w:r>
      <w:r w:rsidR="00FF51E6">
        <w:rPr>
          <w:rFonts w:ascii="Lato" w:hAnsi="Lato"/>
          <w:sz w:val="26"/>
          <w:szCs w:val="26"/>
        </w:rPr>
        <w:t>t</w:t>
      </w:r>
      <w:r w:rsidRPr="00CF5137">
        <w:rPr>
          <w:rFonts w:ascii="Lato" w:hAnsi="Lato"/>
          <w:sz w:val="26"/>
          <w:szCs w:val="26"/>
        </w:rPr>
        <w:t>ip</w:t>
      </w:r>
    </w:p>
    <w:p w14:paraId="010837A1" w14:textId="77777777" w:rsidR="00FA7C9F" w:rsidRDefault="00FA7C9F" w:rsidP="00AB089B"/>
    <w:p w14:paraId="334AC3E0" w14:textId="77777777" w:rsidR="00FA7C9F" w:rsidRPr="00CF5137" w:rsidRDefault="00FA7C9F" w:rsidP="00AB089B">
      <w:pPr>
        <w:rPr>
          <w:rFonts w:ascii="Lato" w:hAnsi="Lato"/>
        </w:rPr>
      </w:pPr>
      <w:r w:rsidRPr="00CF5137">
        <w:rPr>
          <w:rFonts w:ascii="Lato" w:hAnsi="Lato"/>
        </w:rPr>
        <w:t>Choose the shortest wire</w:t>
      </w:r>
      <w:r w:rsidR="006F2783" w:rsidRPr="00CF5137">
        <w:rPr>
          <w:rFonts w:ascii="Lato" w:hAnsi="Lato"/>
        </w:rPr>
        <w:t>s</w:t>
      </w:r>
      <w:r w:rsidRPr="00CF5137">
        <w:rPr>
          <w:rFonts w:ascii="Lato" w:hAnsi="Lato"/>
        </w:rPr>
        <w:t xml:space="preserve"> possible when wiring up your breadboard. This will keep your circuit as neat as possible.</w:t>
      </w:r>
    </w:p>
    <w:p w14:paraId="56493E8B" w14:textId="77777777" w:rsidR="00D951B6" w:rsidRDefault="00D951B6" w:rsidP="00AB089B"/>
    <w:p w14:paraId="52F13B7D" w14:textId="692F62A2" w:rsidR="00D951B6" w:rsidRDefault="00000000" w:rsidP="00AB089B">
      <w:del w:id="5" w:author="Oli.Howson" w:date="2025-01-04T16:24:00Z">
        <w:r>
          <w:rPr>
            <w:noProof/>
          </w:rPr>
          <w:pict w14:anchorId="31827E21">
            <v:shape id="Picture 31" o:spid="_x0000_i1026" type="#_x0000_t75" alt="Diagram&#10;&#10;&#10;&#10;Description automatically generated" style="width:468.6pt;height:255.5pt;visibility:visible;mso-width-percent:0;mso-height-percent:0;mso-width-percent:0;mso-height-percent:0">
              <v:imagedata r:id="rId11" o:title="Diagram&#10;&#10;&#10;&#10;Description automatically generated"/>
            </v:shape>
          </w:pict>
        </w:r>
      </w:del>
      <w:ins w:id="6" w:author="Oli.Howson" w:date="2025-01-04T16:24:00Z">
        <w:r w:rsidR="00BF75A4">
          <w:t>[</w:t>
        </w:r>
        <w:r w:rsidR="00BF75A4" w:rsidRPr="00BF75A4">
          <w:t>L6 Diag_LED_bb.jpg</w:t>
        </w:r>
        <w:r w:rsidR="00BF75A4">
          <w:t>]</w:t>
        </w:r>
      </w:ins>
    </w:p>
    <w:p w14:paraId="0B841C9B" w14:textId="77777777" w:rsidR="00D951B6" w:rsidRDefault="00D951B6" w:rsidP="00AB089B"/>
    <w:p w14:paraId="664A12E4" w14:textId="77777777" w:rsidR="00D951B6" w:rsidRPr="00CF5137" w:rsidRDefault="00D951B6" w:rsidP="00AB089B">
      <w:pPr>
        <w:rPr>
          <w:rFonts w:ascii="Lato" w:hAnsi="Lato"/>
        </w:rPr>
      </w:pPr>
      <w:r w:rsidRPr="00CF5137">
        <w:rPr>
          <w:rFonts w:ascii="Lato" w:hAnsi="Lato"/>
        </w:rPr>
        <w:t xml:space="preserve">You should then connect the circuit as pictured above. </w:t>
      </w:r>
    </w:p>
    <w:p w14:paraId="42C39197" w14:textId="77777777" w:rsidR="00D951B6" w:rsidRPr="00CF5137" w:rsidRDefault="00D951B6" w:rsidP="00AB089B">
      <w:pPr>
        <w:rPr>
          <w:rFonts w:ascii="Lato" w:hAnsi="Lato"/>
        </w:rPr>
      </w:pPr>
      <w:r w:rsidRPr="00CF5137">
        <w:rPr>
          <w:rFonts w:ascii="Lato" w:hAnsi="Lato"/>
        </w:rPr>
        <w:t>You are now going to write the code to check that the LED works.</w:t>
      </w:r>
    </w:p>
    <w:p w14:paraId="63B522BF" w14:textId="77777777" w:rsidR="00D951B6" w:rsidRDefault="00000000" w:rsidP="00AB089B">
      <w:r>
        <w:rPr>
          <w:noProof/>
        </w:rPr>
        <w:pict w14:anchorId="762D77E6">
          <v:shape id="Picture 14" o:spid="_x0000_i1027" type="#_x0000_t75" alt="Graphical user interface, text, application, email&#10;&#10;&#10;&#10;Description automatically generated" style="width:472.65pt;height:202.65pt;visibility:visible;mso-width-percent:0;mso-height-percent:0;mso-width-percent:0;mso-height-percent:0">
            <v:imagedata r:id="rId12" o:title="Graphical user interface, text, application, email&#10;&#10;&#10;&#10;Description automatically generated"/>
          </v:shape>
        </w:pict>
      </w:r>
    </w:p>
    <w:p w14:paraId="3702F1DF" w14:textId="77777777" w:rsidR="003A110F" w:rsidRPr="00CF5137" w:rsidRDefault="00D951B6" w:rsidP="00AB089B">
      <w:pPr>
        <w:rPr>
          <w:rFonts w:ascii="Lato" w:hAnsi="Lato"/>
        </w:rPr>
      </w:pPr>
      <w:r w:rsidRPr="00CF5137">
        <w:rPr>
          <w:rFonts w:ascii="Lato" w:hAnsi="Lato"/>
        </w:rPr>
        <w:t xml:space="preserve">Create a new sketch and then enter the code above. </w:t>
      </w:r>
      <w:r w:rsidR="003A110F" w:rsidRPr="00CF5137">
        <w:rPr>
          <w:rFonts w:ascii="Lato" w:hAnsi="Lato"/>
        </w:rPr>
        <w:t xml:space="preserve">To create a sketch, from the create.arduino.cc editor click on </w:t>
      </w:r>
      <w:r w:rsidR="00FF51E6" w:rsidRPr="00CF5137">
        <w:rPr>
          <w:rFonts w:ascii="Lato" w:hAnsi="Lato"/>
        </w:rPr>
        <w:t>‘N</w:t>
      </w:r>
      <w:r w:rsidR="003A110F" w:rsidRPr="00CF5137">
        <w:rPr>
          <w:rFonts w:ascii="Lato" w:hAnsi="Lato"/>
        </w:rPr>
        <w:t>ew sketch</w:t>
      </w:r>
      <w:r w:rsidR="00FF51E6" w:rsidRPr="00CF5137">
        <w:rPr>
          <w:rFonts w:ascii="Lato" w:hAnsi="Lato"/>
        </w:rPr>
        <w:t>’</w:t>
      </w:r>
      <w:r w:rsidR="003A110F" w:rsidRPr="00CF5137">
        <w:rPr>
          <w:rFonts w:ascii="Lato" w:hAnsi="Lato"/>
        </w:rPr>
        <w:t xml:space="preserve">: </w:t>
      </w:r>
    </w:p>
    <w:p w14:paraId="0705D4DA" w14:textId="77777777" w:rsidR="003A110F" w:rsidRDefault="00000000" w:rsidP="00AB089B">
      <w:r>
        <w:rPr>
          <w:noProof/>
        </w:rPr>
        <w:pict w14:anchorId="495DB06F">
          <v:shape id="Picture 1" o:spid="_x0000_i1028" type="#_x0000_t75" alt="Graphical user interface&#10;&#10;&#10;&#10;Description automatically generated" style="width:459.3pt;height:102.2pt;visibility:visible;mso-width-percent:0;mso-height-percent:0;mso-width-percent:0;mso-height-percent:0">
            <v:imagedata r:id="rId13" o:title="Graphical user interface&#10;&#10;&#10;&#10;Description automatically generated"/>
          </v:shape>
        </w:pict>
      </w:r>
    </w:p>
    <w:p w14:paraId="05C364B3" w14:textId="77777777" w:rsidR="003A110F" w:rsidRDefault="003A110F" w:rsidP="00AB089B"/>
    <w:p w14:paraId="33FACEAA" w14:textId="77777777" w:rsidR="003A110F" w:rsidRPr="00CF5137" w:rsidRDefault="003A110F" w:rsidP="00AB089B">
      <w:pPr>
        <w:rPr>
          <w:rFonts w:ascii="Lato" w:hAnsi="Lato"/>
        </w:rPr>
      </w:pPr>
      <w:r w:rsidRPr="00CF5137">
        <w:rPr>
          <w:rFonts w:ascii="Lato" w:hAnsi="Lato"/>
        </w:rPr>
        <w:t>Once you have entered your code, to upload it to your Arduin</w:t>
      </w:r>
      <w:r w:rsidR="00FF51E6" w:rsidRPr="00CF5137">
        <w:rPr>
          <w:rFonts w:ascii="Lato" w:hAnsi="Lato"/>
        </w:rPr>
        <w:t>o</w:t>
      </w:r>
      <w:r w:rsidR="00541551">
        <w:rPr>
          <w:rFonts w:ascii="Lato" w:hAnsi="Lato"/>
        </w:rPr>
        <w:t xml:space="preserve"> c</w:t>
      </w:r>
      <w:r w:rsidRPr="00CF5137">
        <w:rPr>
          <w:rFonts w:ascii="Lato" w:hAnsi="Lato"/>
        </w:rPr>
        <w:t>lick on the arrow which points to the right:</w:t>
      </w:r>
    </w:p>
    <w:p w14:paraId="37D72CF8" w14:textId="77777777" w:rsidR="003A110F" w:rsidRDefault="00000000" w:rsidP="00AB089B">
      <w:r>
        <w:rPr>
          <w:noProof/>
        </w:rPr>
        <w:lastRenderedPageBreak/>
        <w:pict w14:anchorId="2A467229">
          <v:shape id="Picture 35" o:spid="_x0000_i1029" type="#_x0000_t75" alt="Graphical user interface, text, application&#10;&#10;&#10;&#10;Description automatically generated" style="width:540pt;height:344.3pt;visibility:visible;mso-width-percent:0;mso-height-percent:0;mso-width-percent:0;mso-height-percent:0">
            <v:imagedata r:id="rId14" o:title="Graphical user interface, text, application&#10;&#10;&#10;&#10;Description automatically generated"/>
          </v:shape>
        </w:pict>
      </w:r>
    </w:p>
    <w:p w14:paraId="54E4FE6F" w14:textId="77777777" w:rsidR="003A110F" w:rsidRDefault="003A110F" w:rsidP="00AB089B"/>
    <w:p w14:paraId="7001C814" w14:textId="3411FF26" w:rsidR="00D951B6" w:rsidRPr="00CF5137" w:rsidRDefault="00D951B6" w:rsidP="00AB089B">
      <w:pPr>
        <w:rPr>
          <w:rFonts w:ascii="Lato" w:hAnsi="Lato"/>
        </w:rPr>
      </w:pPr>
      <w:r w:rsidRPr="00CF5137">
        <w:rPr>
          <w:rFonts w:ascii="Lato" w:hAnsi="Lato"/>
        </w:rPr>
        <w:t xml:space="preserve">Once you upload it to your </w:t>
      </w:r>
      <w:del w:id="7" w:author="Oli.Howson" w:date="2025-01-04T15:38:00Z">
        <w:r w:rsidR="00541551" w:rsidDel="00BF75A4">
          <w:rPr>
            <w:rFonts w:ascii="Lato" w:hAnsi="Lato"/>
          </w:rPr>
          <w:delText>MKR</w:delText>
        </w:r>
        <w:r w:rsidRPr="00CF5137" w:rsidDel="00BF75A4">
          <w:rPr>
            <w:rFonts w:ascii="Lato" w:hAnsi="Lato"/>
          </w:rPr>
          <w:delText>1000</w:delText>
        </w:r>
      </w:del>
      <w:ins w:id="8" w:author="Oli.Howson" w:date="2025-01-04T15:38:00Z">
        <w:r w:rsidR="00BF75A4">
          <w:rPr>
            <w:rFonts w:ascii="Lato" w:hAnsi="Lato"/>
          </w:rPr>
          <w:t>Ar</w:t>
        </w:r>
        <w:del w:id="9" w:author="Andy Coulson" w:date="2025-01-21T10:32:00Z">
          <w:r w:rsidR="00BF75A4" w:rsidDel="00F102FC">
            <w:rPr>
              <w:rFonts w:ascii="Lato" w:hAnsi="Lato"/>
            </w:rPr>
            <w:delText>s</w:delText>
          </w:r>
        </w:del>
        <w:r w:rsidR="00BF75A4">
          <w:rPr>
            <w:rFonts w:ascii="Lato" w:hAnsi="Lato"/>
          </w:rPr>
          <w:t>duino</w:t>
        </w:r>
      </w:ins>
      <w:r w:rsidR="00FF51E6" w:rsidRPr="00CF5137">
        <w:rPr>
          <w:rFonts w:ascii="Lato" w:hAnsi="Lato"/>
        </w:rPr>
        <w:t>,</w:t>
      </w:r>
      <w:r w:rsidRPr="00CF5137">
        <w:rPr>
          <w:rFonts w:ascii="Lato" w:hAnsi="Lato"/>
        </w:rPr>
        <w:t xml:space="preserve"> the LED will light up.</w:t>
      </w:r>
    </w:p>
    <w:p w14:paraId="0F65ACB7" w14:textId="77777777" w:rsidR="009719C9" w:rsidRDefault="009719C9" w:rsidP="00AB089B"/>
    <w:p w14:paraId="4A9FAF4A" w14:textId="77777777" w:rsidR="00FA7C9F" w:rsidRPr="00CF5137" w:rsidRDefault="00FA7C9F" w:rsidP="00FA7C9F">
      <w:pPr>
        <w:pStyle w:val="Heading1"/>
        <w:rPr>
          <w:sz w:val="26"/>
          <w:szCs w:val="26"/>
        </w:rPr>
      </w:pPr>
      <w:r w:rsidRPr="00CF5137">
        <w:rPr>
          <w:sz w:val="26"/>
          <w:szCs w:val="26"/>
        </w:rPr>
        <w:t>Pro</w:t>
      </w:r>
      <w:r w:rsidR="00541551">
        <w:rPr>
          <w:sz w:val="26"/>
          <w:szCs w:val="26"/>
        </w:rPr>
        <w:t>-</w:t>
      </w:r>
      <w:r w:rsidR="00FF51E6">
        <w:rPr>
          <w:sz w:val="26"/>
          <w:szCs w:val="26"/>
        </w:rPr>
        <w:t>t</w:t>
      </w:r>
      <w:r w:rsidRPr="00CF5137">
        <w:rPr>
          <w:sz w:val="26"/>
          <w:szCs w:val="26"/>
        </w:rPr>
        <w:t>ip</w:t>
      </w:r>
    </w:p>
    <w:p w14:paraId="6B14764F" w14:textId="77777777" w:rsidR="00FA7C9F" w:rsidRPr="00CF5137" w:rsidRDefault="00FA7C9F" w:rsidP="00AB089B">
      <w:pPr>
        <w:rPr>
          <w:rFonts w:ascii="Lato" w:hAnsi="Lato"/>
        </w:rPr>
      </w:pPr>
      <w:r w:rsidRPr="00CF5137">
        <w:rPr>
          <w:rFonts w:ascii="Lato" w:hAnsi="Lato"/>
        </w:rPr>
        <w:t>When wiring up a breadboard it worth always testing the output devices using build in example programs to ensure that your breadboard works as expected.</w:t>
      </w:r>
    </w:p>
    <w:p w14:paraId="0B0B9908" w14:textId="77777777" w:rsidR="00FA7C9F" w:rsidRDefault="00FA7C9F" w:rsidP="00AB089B"/>
    <w:p w14:paraId="56FA83C6" w14:textId="77777777" w:rsidR="009719C9" w:rsidRPr="00CF5137" w:rsidRDefault="009719C9" w:rsidP="009719C9">
      <w:pPr>
        <w:pStyle w:val="Heading1"/>
        <w:rPr>
          <w:sz w:val="26"/>
          <w:szCs w:val="26"/>
        </w:rPr>
      </w:pPr>
      <w:r w:rsidRPr="00CF5137">
        <w:rPr>
          <w:sz w:val="26"/>
          <w:szCs w:val="26"/>
        </w:rPr>
        <w:t xml:space="preserve">Step2 – </w:t>
      </w:r>
      <w:r w:rsidR="00F15C10" w:rsidRPr="00CF5137">
        <w:rPr>
          <w:sz w:val="26"/>
          <w:szCs w:val="26"/>
        </w:rPr>
        <w:t xml:space="preserve">Adding </w:t>
      </w:r>
      <w:r w:rsidR="00FF51E6">
        <w:rPr>
          <w:sz w:val="26"/>
          <w:szCs w:val="26"/>
        </w:rPr>
        <w:t>e</w:t>
      </w:r>
      <w:r w:rsidR="00F15C10" w:rsidRPr="00CF5137">
        <w:rPr>
          <w:sz w:val="26"/>
          <w:szCs w:val="26"/>
        </w:rPr>
        <w:t xml:space="preserve">nvironmental </w:t>
      </w:r>
      <w:r w:rsidR="00FF51E6">
        <w:rPr>
          <w:sz w:val="26"/>
          <w:szCs w:val="26"/>
        </w:rPr>
        <w:t>m</w:t>
      </w:r>
      <w:r w:rsidR="00F15C10" w:rsidRPr="00CF5137">
        <w:rPr>
          <w:sz w:val="26"/>
          <w:szCs w:val="26"/>
        </w:rPr>
        <w:t>onitoring</w:t>
      </w:r>
    </w:p>
    <w:p w14:paraId="639E21C9" w14:textId="77777777" w:rsidR="00F15C10" w:rsidRPr="00CF5137" w:rsidRDefault="00F15C10" w:rsidP="00F15C10">
      <w:pPr>
        <w:rPr>
          <w:sz w:val="26"/>
          <w:szCs w:val="26"/>
        </w:rPr>
      </w:pPr>
    </w:p>
    <w:p w14:paraId="44831A93" w14:textId="4A0E20C7" w:rsidR="00F15C10" w:rsidRPr="00CF5137" w:rsidRDefault="00F15C10" w:rsidP="00AB089B">
      <w:pPr>
        <w:rPr>
          <w:rFonts w:ascii="Lato" w:hAnsi="Lato"/>
        </w:rPr>
      </w:pPr>
      <w:r w:rsidRPr="00CF5137">
        <w:rPr>
          <w:rFonts w:ascii="Lato" w:hAnsi="Lato"/>
        </w:rPr>
        <w:t xml:space="preserve">You are going to use the MKR </w:t>
      </w:r>
      <w:del w:id="10" w:author="Andy Coulson" w:date="2025-01-21T10:29:00Z">
        <w:r w:rsidRPr="00CF5137" w:rsidDel="00F245AF">
          <w:rPr>
            <w:rFonts w:ascii="Lato" w:hAnsi="Lato"/>
          </w:rPr>
          <w:delText>Env</w:delText>
        </w:r>
      </w:del>
      <w:ins w:id="11" w:author="Andy Coulson" w:date="2025-01-21T10:29:00Z">
        <w:r w:rsidR="00F245AF">
          <w:rPr>
            <w:rFonts w:ascii="Lato" w:hAnsi="Lato"/>
          </w:rPr>
          <w:t>ENV</w:t>
        </w:r>
      </w:ins>
      <w:r w:rsidRPr="00CF5137">
        <w:rPr>
          <w:rFonts w:ascii="Lato" w:hAnsi="Lato"/>
        </w:rPr>
        <w:t xml:space="preserve"> Shield to monitor the environmental conditions inside the biodome. The shield enables you to monitor temperature, pressure, humidity, UVA, UVB and light intensity.</w:t>
      </w:r>
    </w:p>
    <w:p w14:paraId="749F4B39" w14:textId="77777777" w:rsidR="00F15C10" w:rsidRPr="00CF5137" w:rsidRDefault="00BB60C5" w:rsidP="00AB089B">
      <w:pPr>
        <w:rPr>
          <w:rFonts w:ascii="Lato" w:hAnsi="Lato"/>
        </w:rPr>
      </w:pPr>
      <w:r w:rsidRPr="00CF5137">
        <w:rPr>
          <w:rFonts w:ascii="Lato" w:hAnsi="Lato"/>
        </w:rPr>
        <w:t xml:space="preserve">You are now going to create the code to measure the humidity and temperature. </w:t>
      </w:r>
    </w:p>
    <w:p w14:paraId="1E15B109" w14:textId="77777777" w:rsidR="00BB60C5" w:rsidRDefault="00000000" w:rsidP="00AB089B">
      <w:r>
        <w:rPr>
          <w:noProof/>
        </w:rPr>
        <w:lastRenderedPageBreak/>
        <w:pict w14:anchorId="6B964E95">
          <v:shape id="Picture 26" o:spid="_x0000_i1030" type="#_x0000_t75" alt="Graphical user interface, application&#10;&#10;&#10;&#10;Description automatically generated" style="width:167.8pt;height:255.5pt;visibility:visible;mso-width-percent:0;mso-height-percent:0;mso-width-percent:0;mso-height-percent:0">
            <v:imagedata r:id="rId15" o:title="Graphical user interface, application&#10;&#10;&#10;&#10;Description automatically generated"/>
          </v:shape>
        </w:pict>
      </w:r>
    </w:p>
    <w:p w14:paraId="41356C54" w14:textId="6F76893B" w:rsidR="006375A0" w:rsidRPr="00CF5137" w:rsidRDefault="006375A0" w:rsidP="00AB089B">
      <w:pPr>
        <w:rPr>
          <w:rFonts w:ascii="Lato" w:hAnsi="Lato"/>
        </w:rPr>
      </w:pPr>
      <w:r w:rsidRPr="00CF5137">
        <w:rPr>
          <w:rFonts w:ascii="Lato" w:hAnsi="Lato"/>
        </w:rPr>
        <w:t xml:space="preserve">Select examples in the editor and search for ‘env’. You will then see a </w:t>
      </w:r>
      <w:proofErr w:type="spellStart"/>
      <w:r w:rsidRPr="00CF5137">
        <w:rPr>
          <w:rFonts w:ascii="Lato" w:hAnsi="Lato"/>
        </w:rPr>
        <w:t>ReadSensors</w:t>
      </w:r>
      <w:proofErr w:type="spellEnd"/>
      <w:r w:rsidRPr="00CF5137">
        <w:rPr>
          <w:rFonts w:ascii="Lato" w:hAnsi="Lato"/>
        </w:rPr>
        <w:t xml:space="preserve"> file under the </w:t>
      </w:r>
      <w:proofErr w:type="spellStart"/>
      <w:r w:rsidRPr="00CF5137">
        <w:rPr>
          <w:rFonts w:ascii="Lato" w:hAnsi="Lato"/>
        </w:rPr>
        <w:t>Arduino_MKRENV</w:t>
      </w:r>
      <w:proofErr w:type="spellEnd"/>
      <w:r w:rsidRPr="00CF5137">
        <w:rPr>
          <w:rFonts w:ascii="Lato" w:hAnsi="Lato"/>
        </w:rPr>
        <w:t xml:space="preserve"> section. Open this file and upload it to your </w:t>
      </w:r>
      <w:del w:id="12" w:author="Oli.Howson" w:date="2025-01-04T15:38:00Z">
        <w:r w:rsidRPr="00CF5137" w:rsidDel="00BF75A4">
          <w:rPr>
            <w:rFonts w:ascii="Lato" w:hAnsi="Lato"/>
          </w:rPr>
          <w:delText>MKR1000</w:delText>
        </w:r>
      </w:del>
      <w:ins w:id="13" w:author="Oli.Howson" w:date="2025-01-04T15:38:00Z">
        <w:r w:rsidR="00BF75A4">
          <w:rPr>
            <w:rFonts w:ascii="Lato" w:hAnsi="Lato"/>
          </w:rPr>
          <w:t>Arduino</w:t>
        </w:r>
      </w:ins>
      <w:r w:rsidRPr="00CF5137">
        <w:rPr>
          <w:rFonts w:ascii="Lato" w:hAnsi="Lato"/>
        </w:rPr>
        <w:t>. You should then click on monitor to view the current readings</w:t>
      </w:r>
      <w:r w:rsidR="000A2697" w:rsidRPr="00CF5137">
        <w:rPr>
          <w:rFonts w:ascii="Lato" w:hAnsi="Lato"/>
        </w:rPr>
        <w:t xml:space="preserve"> to check that everything is working as anticipated</w:t>
      </w:r>
      <w:r w:rsidRPr="00CF5137">
        <w:rPr>
          <w:rFonts w:ascii="Lato" w:hAnsi="Lato"/>
        </w:rPr>
        <w:t>.</w:t>
      </w:r>
    </w:p>
    <w:p w14:paraId="3989A5FD" w14:textId="77777777" w:rsidR="006375A0" w:rsidRDefault="00000000" w:rsidP="00AB089B">
      <w:r>
        <w:rPr>
          <w:noProof/>
        </w:rPr>
        <w:pict w14:anchorId="04F26883">
          <v:shape id="Picture 27" o:spid="_x0000_i1031" type="#_x0000_t75" alt="Graphical user interface, text, application, email&#10;&#10;&#10;&#10;Description automatically generated" style="width:438.4pt;height:260.15pt;visibility:visible;mso-width-percent:0;mso-height-percent:0;mso-position-horizontal-relative:char;mso-position-vertical-relative:line;mso-width-percent:0;mso-height-percent:0"/>
        </w:pict>
      </w:r>
    </w:p>
    <w:p w14:paraId="70B19BB8" w14:textId="77777777" w:rsidR="00997788" w:rsidRPr="00CF5137" w:rsidRDefault="00997788" w:rsidP="00997788">
      <w:pPr>
        <w:pStyle w:val="Heading1"/>
        <w:rPr>
          <w:sz w:val="26"/>
          <w:szCs w:val="26"/>
        </w:rPr>
      </w:pPr>
      <w:r w:rsidRPr="00CF5137">
        <w:rPr>
          <w:sz w:val="26"/>
          <w:szCs w:val="26"/>
        </w:rPr>
        <w:t>Adding the data to the Arduino IoT Cloud</w:t>
      </w:r>
    </w:p>
    <w:p w14:paraId="68AFE69D" w14:textId="77777777" w:rsidR="00997788" w:rsidRPr="00CF5137" w:rsidRDefault="00997788" w:rsidP="00AB089B">
      <w:pPr>
        <w:rPr>
          <w:rFonts w:ascii="Lato" w:hAnsi="Lato"/>
        </w:rPr>
      </w:pPr>
    </w:p>
    <w:p w14:paraId="3F2F1025" w14:textId="77777777" w:rsidR="00E911A5" w:rsidRDefault="00E911A5" w:rsidP="00AB089B">
      <w:r w:rsidRPr="00CF5137">
        <w:rPr>
          <w:rFonts w:ascii="Lato" w:hAnsi="Lato"/>
        </w:rPr>
        <w:t xml:space="preserve">You are now going to connect your device to the cloud. Initially you should create a new thing. </w:t>
      </w:r>
      <w:r w:rsidR="000A2697" w:rsidRPr="00CF5137">
        <w:rPr>
          <w:rFonts w:ascii="Lato" w:hAnsi="Lato"/>
        </w:rPr>
        <w:t xml:space="preserve">Navigate to </w:t>
      </w:r>
      <w:hyperlink r:id="rId16" w:history="1">
        <w:r w:rsidR="000A2697" w:rsidRPr="00194738">
          <w:rPr>
            <w:rStyle w:val="Hyperlink"/>
          </w:rPr>
          <w:t>https://create.arduino.cc/iot/things</w:t>
        </w:r>
      </w:hyperlink>
      <w:r w:rsidR="000A2697">
        <w:t xml:space="preserve"> </w:t>
      </w:r>
      <w:r w:rsidR="000A2697" w:rsidRPr="00CF5137">
        <w:rPr>
          <w:rFonts w:ascii="Lato" w:hAnsi="Lato"/>
        </w:rPr>
        <w:t xml:space="preserve">and select ‘Create </w:t>
      </w:r>
      <w:r w:rsidR="00FF51E6" w:rsidRPr="00CF5137">
        <w:rPr>
          <w:rFonts w:ascii="Lato" w:hAnsi="Lato"/>
        </w:rPr>
        <w:t>t</w:t>
      </w:r>
      <w:r w:rsidR="000A2697" w:rsidRPr="00CF5137">
        <w:rPr>
          <w:rFonts w:ascii="Lato" w:hAnsi="Lato"/>
        </w:rPr>
        <w:t xml:space="preserve">hing’. </w:t>
      </w:r>
      <w:r w:rsidRPr="00CF5137">
        <w:rPr>
          <w:rFonts w:ascii="Lato" w:hAnsi="Lato"/>
        </w:rPr>
        <w:t>In our example it has been called ‘</w:t>
      </w:r>
      <w:r w:rsidR="000A2697" w:rsidRPr="00CF5137">
        <w:rPr>
          <w:rFonts w:ascii="Lato" w:hAnsi="Lato"/>
        </w:rPr>
        <w:t xml:space="preserve">New </w:t>
      </w:r>
      <w:r w:rsidRPr="00CF5137">
        <w:rPr>
          <w:rFonts w:ascii="Lato" w:hAnsi="Lato"/>
        </w:rPr>
        <w:t>Biodome’.</w:t>
      </w:r>
    </w:p>
    <w:p w14:paraId="0B8B1FA1" w14:textId="77777777" w:rsidR="00E911A5" w:rsidRDefault="00000000" w:rsidP="00AB089B">
      <w:r>
        <w:rPr>
          <w:noProof/>
        </w:rPr>
        <w:lastRenderedPageBreak/>
        <w:pict w14:anchorId="0051931C">
          <v:shape id="Picture 36" o:spid="_x0000_i1032" type="#_x0000_t75" alt="A picture containing waterfall chart&#10;&#10;&#10;&#10;Description automatically generated" style="width:541.75pt;height:127.15pt;visibility:visible;mso-width-percent:0;mso-height-percent:0;mso-width-percent:0;mso-height-percent:0">
            <v:imagedata r:id="rId17" o:title="A picture containing waterfall chart&#10;&#10;&#10;&#10;Description automatically generated"/>
          </v:shape>
        </w:pict>
      </w:r>
    </w:p>
    <w:p w14:paraId="73492233" w14:textId="77777777" w:rsidR="000A2697" w:rsidRPr="00CF5137" w:rsidRDefault="000A2697" w:rsidP="00AB089B">
      <w:pPr>
        <w:rPr>
          <w:rFonts w:ascii="Lato" w:hAnsi="Lato"/>
        </w:rPr>
      </w:pPr>
      <w:r w:rsidRPr="00CF5137">
        <w:rPr>
          <w:rFonts w:ascii="Lato" w:hAnsi="Lato"/>
        </w:rPr>
        <w:t>Replace ‘Untitled’ with the name of your thing.</w:t>
      </w:r>
    </w:p>
    <w:p w14:paraId="57B20001" w14:textId="77777777" w:rsidR="000A2697" w:rsidRDefault="000A2697" w:rsidP="00AB089B"/>
    <w:p w14:paraId="62B6FB68" w14:textId="77777777" w:rsidR="000A2697" w:rsidRDefault="00000000" w:rsidP="00AB089B">
      <w:r>
        <w:rPr>
          <w:noProof/>
        </w:rPr>
        <w:pict w14:anchorId="548538B7">
          <v:shape id="Picture 37" o:spid="_x0000_i1033" type="#_x0000_t75" alt="Graphical user interface, application&#10;&#10;&#10;&#10;Description automatically generated with medium confidence" style="width:539.4pt;height:127.15pt;visibility:visible;mso-width-percent:0;mso-height-percent:0;mso-width-percent:0;mso-height-percent:0">
            <v:imagedata r:id="rId18" o:title="Graphical user interface, application&#10;&#10;&#10;&#10;Description automatically generated with medium confidence"/>
          </v:shape>
        </w:pict>
      </w:r>
    </w:p>
    <w:p w14:paraId="20D7A4D7" w14:textId="77777777" w:rsidR="000A2697" w:rsidRPr="00CF5137" w:rsidRDefault="000A2697" w:rsidP="00AB089B">
      <w:pPr>
        <w:rPr>
          <w:rFonts w:ascii="Lato" w:hAnsi="Lato"/>
        </w:rPr>
      </w:pPr>
      <w:r w:rsidRPr="00CF5137">
        <w:rPr>
          <w:rFonts w:ascii="Lato" w:hAnsi="Lato"/>
        </w:rPr>
        <w:t>Select the device which contains your program.</w:t>
      </w:r>
    </w:p>
    <w:p w14:paraId="0BDBA0B4" w14:textId="77777777" w:rsidR="000A2697" w:rsidRDefault="00000000" w:rsidP="00AB089B">
      <w:r>
        <w:rPr>
          <w:noProof/>
        </w:rPr>
        <w:pict w14:anchorId="15DDB062">
          <v:shape id="Picture 38" o:spid="_x0000_i1034" type="#_x0000_t75" alt="Graphical user interface, text, application, chat or text message&#10;&#10;&#10;&#10;Description automatically generated" style="width:238.65pt;height:235.75pt;visibility:visible;mso-width-percent:0;mso-height-percent:0;mso-width-percent:0;mso-height-percent:0">
            <v:imagedata r:id="rId19" o:title="Graphical user interface, text, application, chat or text message&#10;&#10;&#10;&#10;Description automatically generated"/>
          </v:shape>
        </w:pict>
      </w:r>
    </w:p>
    <w:p w14:paraId="03B0CFA5" w14:textId="77777777" w:rsidR="00E911A5" w:rsidRPr="00CF5137" w:rsidRDefault="00E911A5" w:rsidP="00AB089B">
      <w:pPr>
        <w:rPr>
          <w:rFonts w:ascii="Lato" w:hAnsi="Lato"/>
        </w:rPr>
      </w:pPr>
      <w:r w:rsidRPr="00CF5137">
        <w:rPr>
          <w:rFonts w:ascii="Lato" w:hAnsi="Lato"/>
        </w:rPr>
        <w:t xml:space="preserve">You then need to add several </w:t>
      </w:r>
      <w:r w:rsidR="000A2697" w:rsidRPr="00CF5137">
        <w:rPr>
          <w:rFonts w:ascii="Lato" w:hAnsi="Lato"/>
        </w:rPr>
        <w:t>variables</w:t>
      </w:r>
      <w:r w:rsidRPr="00CF5137">
        <w:rPr>
          <w:rFonts w:ascii="Lato" w:hAnsi="Lato"/>
        </w:rPr>
        <w:t xml:space="preserve"> to your new thing. These should be called: temperature, humidity, uva, </w:t>
      </w:r>
      <w:proofErr w:type="spellStart"/>
      <w:r w:rsidRPr="00CF5137">
        <w:rPr>
          <w:rFonts w:ascii="Lato" w:hAnsi="Lato"/>
        </w:rPr>
        <w:t>uvb</w:t>
      </w:r>
      <w:proofErr w:type="spellEnd"/>
      <w:r w:rsidRPr="00CF5137">
        <w:rPr>
          <w:rFonts w:ascii="Lato" w:hAnsi="Lato"/>
        </w:rPr>
        <w:t>, illuminance and pressure. Each of the properties should be set to a float.</w:t>
      </w:r>
      <w:r w:rsidR="000A2697" w:rsidRPr="00CF5137">
        <w:rPr>
          <w:rFonts w:ascii="Lato" w:hAnsi="Lato"/>
        </w:rPr>
        <w:t xml:space="preserve"> Initially select ‘Add </w:t>
      </w:r>
      <w:r w:rsidR="00FF51E6" w:rsidRPr="00CF5137">
        <w:rPr>
          <w:rFonts w:ascii="Lato" w:hAnsi="Lato"/>
        </w:rPr>
        <w:t>v</w:t>
      </w:r>
      <w:r w:rsidR="000A2697" w:rsidRPr="00CF5137">
        <w:rPr>
          <w:rFonts w:ascii="Lato" w:hAnsi="Lato"/>
        </w:rPr>
        <w:t>ariable’.</w:t>
      </w:r>
    </w:p>
    <w:p w14:paraId="311A8D89" w14:textId="77777777" w:rsidR="000A2697" w:rsidRDefault="00000000" w:rsidP="00AB089B">
      <w:r>
        <w:rPr>
          <w:noProof/>
        </w:rPr>
        <w:lastRenderedPageBreak/>
        <w:pict w14:anchorId="74C450AD">
          <v:shape id="Picture 39" o:spid="_x0000_i1035" type="#_x0000_t75" alt="Graphical user interface, text, application&#10;&#10;&#10;&#10;Description automatically generated" style="width:249.7pt;height:141.7pt;visibility:visible;mso-width-percent:0;mso-height-percent:0;mso-width-percent:0;mso-height-percent:0">
            <v:imagedata r:id="rId20" o:title="Graphical user interface, text, application&#10;&#10;&#10;&#10;Description automatically generated"/>
          </v:shape>
        </w:pict>
      </w:r>
    </w:p>
    <w:p w14:paraId="62B49B22" w14:textId="77777777" w:rsidR="00E911A5" w:rsidRDefault="00000000" w:rsidP="00AB089B">
      <w:r>
        <w:rPr>
          <w:noProof/>
        </w:rPr>
        <w:pict w14:anchorId="2A57FC14">
          <v:shape id="Picture 40" o:spid="_x0000_i1036" type="#_x0000_t75" alt="Graphical user interface, text, application&#10;&#10;&#10;&#10;Description automatically generated" style="width:285.7pt;height:362.9pt;visibility:visible;mso-width-percent:0;mso-height-percent:0;mso-width-percent:0;mso-height-percent:0">
            <v:imagedata r:id="rId21" o:title="Graphical user interface, text, application&#10;&#10;&#10;&#10;Description automatically generated"/>
          </v:shape>
        </w:pict>
      </w:r>
    </w:p>
    <w:p w14:paraId="45B04370" w14:textId="77777777" w:rsidR="00E911A5" w:rsidRDefault="00000000" w:rsidP="00AB089B">
      <w:r>
        <w:rPr>
          <w:noProof/>
        </w:rPr>
        <w:lastRenderedPageBreak/>
        <w:pict w14:anchorId="0C6E4F3B">
          <v:shape id="Picture 41" o:spid="_x0000_i1037" type="#_x0000_t75" alt="Graphical user interface, application&#10;&#10;&#10;&#10;Description automatically generated" style="width:540.6pt;height:468.6pt;visibility:visible;mso-width-percent:0;mso-height-percent:0;mso-width-percent:0;mso-height-percent:0">
            <v:imagedata r:id="rId22" o:title="Graphical user interface, application&#10;&#10;&#10;&#10;Description automatically generated"/>
          </v:shape>
        </w:pict>
      </w:r>
    </w:p>
    <w:p w14:paraId="16180299" w14:textId="77777777" w:rsidR="004B4ECA" w:rsidRPr="00CF5137" w:rsidRDefault="004B4ECA" w:rsidP="00AB089B">
      <w:pPr>
        <w:rPr>
          <w:rFonts w:ascii="Lato" w:hAnsi="Lato"/>
        </w:rPr>
      </w:pPr>
      <w:r w:rsidRPr="00CF5137">
        <w:rPr>
          <w:rFonts w:ascii="Lato" w:hAnsi="Lato"/>
        </w:rPr>
        <w:t>Finally</w:t>
      </w:r>
      <w:r w:rsidR="00FF51E6" w:rsidRPr="00CF5137">
        <w:rPr>
          <w:rFonts w:ascii="Lato" w:hAnsi="Lato"/>
        </w:rPr>
        <w:t>,</w:t>
      </w:r>
      <w:r w:rsidRPr="00CF5137">
        <w:rPr>
          <w:rFonts w:ascii="Lato" w:hAnsi="Lato"/>
        </w:rPr>
        <w:t xml:space="preserve"> we are going to create a Boolean variable which we will use to turn the LED on and off.</w:t>
      </w:r>
    </w:p>
    <w:p w14:paraId="32285211" w14:textId="77777777" w:rsidR="004B4ECA" w:rsidRDefault="00000000" w:rsidP="00AB089B">
      <w:r>
        <w:rPr>
          <w:noProof/>
        </w:rPr>
        <w:lastRenderedPageBreak/>
        <w:pict w14:anchorId="7EE2343D">
          <v:shape id="Picture 49" o:spid="_x0000_i1038" type="#_x0000_t75" alt="Graphical user interface, text, application&#10;&#10;&#10;&#10;Description automatically generated" style="width:300.2pt;height:348.4pt;visibility:visible;mso-width-percent:0;mso-height-percent:0;mso-width-percent:0;mso-height-percent:0">
            <v:imagedata r:id="rId23" o:title="Graphical user interface, text, application&#10;&#10;&#10;&#10;Description automatically generated"/>
          </v:shape>
        </w:pict>
      </w:r>
    </w:p>
    <w:p w14:paraId="4FE12FA4" w14:textId="77777777" w:rsidR="004B4ECA" w:rsidRDefault="004B4ECA" w:rsidP="00AB089B"/>
    <w:p w14:paraId="0CED7BC6" w14:textId="77777777" w:rsidR="000A2697" w:rsidRPr="00CF5137" w:rsidRDefault="000A2697" w:rsidP="00AB089B">
      <w:pPr>
        <w:rPr>
          <w:rFonts w:ascii="Lato" w:hAnsi="Lato"/>
        </w:rPr>
      </w:pPr>
      <w:r w:rsidRPr="00CF5137">
        <w:rPr>
          <w:rFonts w:ascii="Lato" w:hAnsi="Lato"/>
        </w:rPr>
        <w:t xml:space="preserve">You should then click on </w:t>
      </w:r>
      <w:r w:rsidR="00FF51E6" w:rsidRPr="00CF5137">
        <w:rPr>
          <w:rFonts w:ascii="Lato" w:hAnsi="Lato"/>
        </w:rPr>
        <w:t>‘</w:t>
      </w:r>
      <w:r w:rsidRPr="00CF5137">
        <w:rPr>
          <w:rFonts w:ascii="Lato" w:hAnsi="Lato"/>
        </w:rPr>
        <w:t>Configure under network</w:t>
      </w:r>
      <w:r w:rsidR="00FF51E6" w:rsidRPr="00CF5137">
        <w:rPr>
          <w:rFonts w:ascii="Lato" w:hAnsi="Lato"/>
        </w:rPr>
        <w:t>’</w:t>
      </w:r>
      <w:r w:rsidRPr="00CF5137">
        <w:rPr>
          <w:rFonts w:ascii="Lato" w:hAnsi="Lato"/>
        </w:rPr>
        <w:t xml:space="preserve"> and add in your </w:t>
      </w:r>
      <w:r w:rsidR="00FF51E6" w:rsidRPr="00CF5137">
        <w:rPr>
          <w:rFonts w:ascii="Lato" w:hAnsi="Lato"/>
        </w:rPr>
        <w:t>n</w:t>
      </w:r>
      <w:r w:rsidRPr="00CF5137">
        <w:rPr>
          <w:rFonts w:ascii="Lato" w:hAnsi="Lato"/>
        </w:rPr>
        <w:t>etwork credentials.</w:t>
      </w:r>
    </w:p>
    <w:p w14:paraId="0DB22291" w14:textId="77777777" w:rsidR="00E911A5" w:rsidRPr="00CF5137" w:rsidRDefault="00E911A5" w:rsidP="00AB089B">
      <w:pPr>
        <w:rPr>
          <w:rFonts w:ascii="Lato" w:hAnsi="Lato"/>
        </w:rPr>
      </w:pPr>
      <w:r w:rsidRPr="00CF5137">
        <w:rPr>
          <w:rFonts w:ascii="Lato" w:hAnsi="Lato"/>
        </w:rPr>
        <w:t xml:space="preserve">You should now </w:t>
      </w:r>
      <w:r w:rsidR="00385FC1" w:rsidRPr="00CF5137">
        <w:rPr>
          <w:rFonts w:ascii="Lato" w:hAnsi="Lato"/>
        </w:rPr>
        <w:t xml:space="preserve">select </w:t>
      </w:r>
      <w:r w:rsidR="00FF51E6" w:rsidRPr="00CF5137">
        <w:rPr>
          <w:rFonts w:ascii="Lato" w:hAnsi="Lato"/>
        </w:rPr>
        <w:t>‘S</w:t>
      </w:r>
      <w:r w:rsidRPr="00CF5137">
        <w:rPr>
          <w:rFonts w:ascii="Lato" w:hAnsi="Lato"/>
        </w:rPr>
        <w:t>ketch</w:t>
      </w:r>
      <w:r w:rsidR="00FF51E6" w:rsidRPr="00CF5137">
        <w:rPr>
          <w:rFonts w:ascii="Lato" w:hAnsi="Lato"/>
        </w:rPr>
        <w:t>’</w:t>
      </w:r>
      <w:r w:rsidRPr="00CF5137">
        <w:rPr>
          <w:rFonts w:ascii="Lato" w:hAnsi="Lato"/>
        </w:rPr>
        <w:t xml:space="preserve">. The next step is to combine your new thing with your code for the sensors. </w:t>
      </w:r>
      <w:r w:rsidR="009E68A2" w:rsidRPr="00CF5137">
        <w:rPr>
          <w:rFonts w:ascii="Lato" w:hAnsi="Lato"/>
        </w:rPr>
        <w:t xml:space="preserve">We </w:t>
      </w:r>
      <w:r w:rsidR="00385FC1" w:rsidRPr="00CF5137">
        <w:rPr>
          <w:rFonts w:ascii="Lato" w:hAnsi="Lato"/>
        </w:rPr>
        <w:t>are also going to add a control which allows you to remotely turn the LED on and off.</w:t>
      </w:r>
    </w:p>
    <w:p w14:paraId="05E4BAAB" w14:textId="77777777" w:rsidR="00E911A5" w:rsidRDefault="00000000" w:rsidP="00AB089B">
      <w:r>
        <w:rPr>
          <w:noProof/>
        </w:rPr>
        <w:lastRenderedPageBreak/>
        <w:pict w14:anchorId="46FB1600">
          <v:shape id="Picture 57" o:spid="_x0000_i1039" type="#_x0000_t75" alt="Text, application&#10;&#10;&#10;&#10;Description automatically generated" style="width:500.5pt;height:718.85pt;visibility:visible;mso-width-percent:0;mso-height-percent:0;mso-width-percent:0;mso-height-percent:0">
            <v:imagedata r:id="rId24" o:title="Text, application&#10;&#10;&#10;&#10;Description automatically generated"/>
          </v:shape>
        </w:pict>
      </w:r>
    </w:p>
    <w:p w14:paraId="32D9E91F" w14:textId="77777777" w:rsidR="00E41371" w:rsidRDefault="00000000" w:rsidP="00AB089B">
      <w:r>
        <w:rPr>
          <w:noProof/>
        </w:rPr>
        <w:lastRenderedPageBreak/>
        <w:pict w14:anchorId="2987D1FF">
          <v:shape id="Picture 51" o:spid="_x0000_i1040" type="#_x0000_t75" alt="Graphical user interface, application&#10;&#10;&#10;&#10;Description automatically generated" style="width:440.15pt;height:721.15pt;visibility:visible;mso-width-percent:0;mso-height-percent:0;mso-width-percent:0;mso-height-percent:0">
            <v:imagedata r:id="rId25" o:title="Graphical user interface, application&#10;&#10;&#10;&#10;Description automatically generated"/>
          </v:shape>
        </w:pict>
      </w:r>
    </w:p>
    <w:p w14:paraId="6CD10A2C" w14:textId="77777777" w:rsidR="00E911A5" w:rsidRDefault="00000000" w:rsidP="00AB089B">
      <w:r>
        <w:rPr>
          <w:noProof/>
        </w:rPr>
        <w:lastRenderedPageBreak/>
        <w:pict w14:anchorId="5A8FEEDD">
          <v:shape id="Picture 52" o:spid="_x0000_i1041" type="#_x0000_t75" alt="Text, application&#10;&#10;&#10;&#10;Description automatically generated" style="width:237.5pt;height:156.2pt;visibility:visible;mso-width-percent:0;mso-height-percent:0;mso-width-percent:0;mso-height-percent:0">
            <v:imagedata r:id="rId26" o:title="Text, application&#10;&#10;&#10;&#10;Description automatically generated"/>
          </v:shape>
        </w:pict>
      </w:r>
    </w:p>
    <w:p w14:paraId="2A8037DE" w14:textId="77777777" w:rsidR="00E911A5" w:rsidRDefault="00E911A5" w:rsidP="00AB089B"/>
    <w:p w14:paraId="13EBF91F" w14:textId="77777777" w:rsidR="00E911A5" w:rsidRPr="00CF5137" w:rsidRDefault="00052F91" w:rsidP="00AB089B">
      <w:pPr>
        <w:rPr>
          <w:rFonts w:ascii="Lato" w:hAnsi="Lato"/>
        </w:rPr>
      </w:pPr>
      <w:r w:rsidRPr="00CF5137">
        <w:rPr>
          <w:rFonts w:ascii="Lato" w:hAnsi="Lato"/>
        </w:rPr>
        <w:t>You should then check that your program works by uploading it to your device and then selecting</w:t>
      </w:r>
      <w:r w:rsidR="009E68A2" w:rsidRPr="00CF5137">
        <w:rPr>
          <w:rFonts w:ascii="Lato" w:hAnsi="Lato"/>
        </w:rPr>
        <w:t xml:space="preserve"> serial</w:t>
      </w:r>
      <w:r w:rsidRPr="00CF5137">
        <w:rPr>
          <w:rFonts w:ascii="Lato" w:hAnsi="Lato"/>
        </w:rPr>
        <w:t xml:space="preserve"> monitor to check the readings that it is taking.</w:t>
      </w:r>
    </w:p>
    <w:p w14:paraId="5EC0D9F3" w14:textId="77777777" w:rsidR="009E68A2" w:rsidRDefault="00000000" w:rsidP="00AB089B">
      <w:r>
        <w:rPr>
          <w:noProof/>
        </w:rPr>
        <w:pict w14:anchorId="5ECB7C36">
          <v:shape id="Picture 46" o:spid="_x0000_i1042" type="#_x0000_t75" alt="Graphical user interface, text, application, email&#10;&#10;&#10;&#10;Description automatically generated" style="width:539.4pt;height:377.4pt;visibility:visible;mso-width-percent:0;mso-height-percent:0;mso-width-percent:0;mso-height-percent:0">
            <v:imagedata r:id="rId27" o:title="Graphical user interface, text, application, email&#10;&#10;&#10;&#10;Description automatically generated"/>
          </v:shape>
        </w:pict>
      </w:r>
    </w:p>
    <w:p w14:paraId="27762841" w14:textId="77777777" w:rsidR="009E68A2" w:rsidRDefault="009E68A2" w:rsidP="00AB089B"/>
    <w:p w14:paraId="7AF30B71" w14:textId="77777777" w:rsidR="00052F91" w:rsidRPr="00CF5137" w:rsidRDefault="00052F91" w:rsidP="00AB089B">
      <w:pPr>
        <w:rPr>
          <w:rFonts w:ascii="Lato" w:hAnsi="Lato"/>
        </w:rPr>
      </w:pPr>
      <w:r w:rsidRPr="00CF5137">
        <w:rPr>
          <w:rFonts w:ascii="Lato" w:hAnsi="Lato"/>
        </w:rPr>
        <w:t xml:space="preserve">You are now going to create your dashboard. </w:t>
      </w:r>
      <w:r w:rsidR="009E68A2" w:rsidRPr="00CF5137">
        <w:rPr>
          <w:rFonts w:ascii="Lato" w:hAnsi="Lato"/>
        </w:rPr>
        <w:t xml:space="preserve">Select ‘Dashboards’ and then ‘Build </w:t>
      </w:r>
      <w:r w:rsidR="00FF51E6" w:rsidRPr="00CF5137">
        <w:rPr>
          <w:rFonts w:ascii="Lato" w:hAnsi="Lato"/>
        </w:rPr>
        <w:t>d</w:t>
      </w:r>
      <w:r w:rsidR="009E68A2" w:rsidRPr="00CF5137">
        <w:rPr>
          <w:rFonts w:ascii="Lato" w:hAnsi="Lato"/>
        </w:rPr>
        <w:t>ashboard’.</w:t>
      </w:r>
    </w:p>
    <w:p w14:paraId="590AF957" w14:textId="77777777" w:rsidR="009E68A2" w:rsidRDefault="00000000" w:rsidP="00AB089B">
      <w:r>
        <w:rPr>
          <w:noProof/>
        </w:rPr>
        <w:lastRenderedPageBreak/>
        <w:pict w14:anchorId="3F68FAFC">
          <v:shape id="Picture 47" o:spid="_x0000_i1043" type="#_x0000_t75" alt="Timeline&#10;&#10;&#10;&#10;Description automatically generated with medium confidence" style="width:541.75pt;height:99.3pt;visibility:visible;mso-width-percent:0;mso-height-percent:0;mso-width-percent:0;mso-height-percent:0">
            <v:imagedata r:id="rId28" o:title="Timeline&#10;&#10;&#10;&#10;Description automatically generated with medium confidence"/>
          </v:shape>
        </w:pict>
      </w:r>
    </w:p>
    <w:p w14:paraId="150C7239" w14:textId="77777777" w:rsidR="00FF51E6" w:rsidRDefault="00FF51E6" w:rsidP="00AB089B"/>
    <w:p w14:paraId="1986B29A" w14:textId="77777777" w:rsidR="009E68A2" w:rsidRPr="00541551" w:rsidRDefault="009E68A2" w:rsidP="00AB089B">
      <w:pPr>
        <w:rPr>
          <w:rFonts w:ascii="Lato" w:hAnsi="Lato"/>
        </w:rPr>
      </w:pPr>
      <w:r w:rsidRPr="00541551">
        <w:rPr>
          <w:rFonts w:ascii="Lato" w:hAnsi="Lato"/>
        </w:rPr>
        <w:t xml:space="preserve">Give your dashboard a name and then select </w:t>
      </w:r>
      <w:r w:rsidR="00FF51E6" w:rsidRPr="00541551">
        <w:rPr>
          <w:rFonts w:ascii="Lato" w:hAnsi="Lato"/>
        </w:rPr>
        <w:t>‘</w:t>
      </w:r>
      <w:r w:rsidRPr="00541551">
        <w:rPr>
          <w:rFonts w:ascii="Lato" w:hAnsi="Lato"/>
        </w:rPr>
        <w:t>Add</w:t>
      </w:r>
      <w:r w:rsidR="00FF51E6" w:rsidRPr="00541551">
        <w:rPr>
          <w:rFonts w:ascii="Lato" w:hAnsi="Lato"/>
        </w:rPr>
        <w:t>’</w:t>
      </w:r>
      <w:r w:rsidRPr="00541551">
        <w:rPr>
          <w:rFonts w:ascii="Lato" w:hAnsi="Lato"/>
        </w:rPr>
        <w:t>.</w:t>
      </w:r>
    </w:p>
    <w:p w14:paraId="5F7E72C5" w14:textId="77777777" w:rsidR="009E68A2" w:rsidRDefault="00000000" w:rsidP="00AB089B">
      <w:r>
        <w:rPr>
          <w:noProof/>
        </w:rPr>
        <w:pict w14:anchorId="39716772">
          <v:shape id="Picture 48" o:spid="_x0000_i1044" type="#_x0000_t75" alt="Graphical user interface, text, application&#10;&#10;&#10;&#10;Description automatically generated" style="width:539.4pt;height:73.75pt;visibility:visible;mso-width-percent:0;mso-height-percent:0;mso-width-percent:0;mso-height-percent:0">
            <v:imagedata r:id="rId29" o:title="Graphical user interface, text, application&#10;&#10;&#10;&#10;Description automatically generated"/>
          </v:shape>
        </w:pict>
      </w:r>
    </w:p>
    <w:p w14:paraId="1105CB95" w14:textId="77777777" w:rsidR="009E68A2" w:rsidRPr="00CF5137" w:rsidRDefault="006620C9" w:rsidP="00AB089B">
      <w:pPr>
        <w:rPr>
          <w:rFonts w:ascii="Lato" w:hAnsi="Lato"/>
        </w:rPr>
      </w:pPr>
      <w:r w:rsidRPr="00CF5137">
        <w:rPr>
          <w:rFonts w:ascii="Lato" w:hAnsi="Lato"/>
        </w:rPr>
        <w:t xml:space="preserve">Then select </w:t>
      </w:r>
      <w:r w:rsidR="00FF51E6" w:rsidRPr="00CF5137">
        <w:rPr>
          <w:rFonts w:ascii="Lato" w:hAnsi="Lato"/>
        </w:rPr>
        <w:t>‘</w:t>
      </w:r>
      <w:r w:rsidRPr="00CF5137">
        <w:rPr>
          <w:rFonts w:ascii="Lato" w:hAnsi="Lato"/>
        </w:rPr>
        <w:t>Things</w:t>
      </w:r>
      <w:r w:rsidR="00FF51E6" w:rsidRPr="00CF5137">
        <w:rPr>
          <w:rFonts w:ascii="Lato" w:hAnsi="Lato"/>
        </w:rPr>
        <w:t>’</w:t>
      </w:r>
      <w:r w:rsidRPr="00CF5137">
        <w:rPr>
          <w:rFonts w:ascii="Lato" w:hAnsi="Lato"/>
        </w:rPr>
        <w:t xml:space="preserve"> and choose </w:t>
      </w:r>
      <w:r w:rsidR="00FF51E6" w:rsidRPr="00CF5137">
        <w:rPr>
          <w:rFonts w:ascii="Lato" w:hAnsi="Lato"/>
        </w:rPr>
        <w:t>‘</w:t>
      </w:r>
      <w:r w:rsidRPr="00CF5137">
        <w:rPr>
          <w:rFonts w:ascii="Lato" w:hAnsi="Lato"/>
        </w:rPr>
        <w:t>New Biodome</w:t>
      </w:r>
      <w:r w:rsidR="00FF51E6" w:rsidRPr="00CF5137">
        <w:rPr>
          <w:rFonts w:ascii="Lato" w:hAnsi="Lato"/>
        </w:rPr>
        <w:t>’</w:t>
      </w:r>
      <w:r w:rsidRPr="00CF5137">
        <w:rPr>
          <w:rFonts w:ascii="Lato" w:hAnsi="Lato"/>
        </w:rPr>
        <w:t>.</w:t>
      </w:r>
    </w:p>
    <w:p w14:paraId="265FC8B4" w14:textId="77777777" w:rsidR="00052F91" w:rsidRDefault="00000000" w:rsidP="00AB089B">
      <w:r>
        <w:rPr>
          <w:noProof/>
        </w:rPr>
        <w:pict w14:anchorId="4E9A4858">
          <v:shape id="Picture 55" o:spid="_x0000_i1045" type="#_x0000_t75" alt="Graphical user interface, application, Word&#10;&#10;&#10;&#10;Description automatically generated" style="width:540.6pt;height:249.1pt;visibility:visible;mso-width-percent:0;mso-height-percent:0;mso-width-percent:0;mso-height-percent:0">
            <v:imagedata r:id="rId30" o:title="Graphical user interface, application, Word&#10;&#10;&#10;&#10;Description automatically generated"/>
          </v:shape>
        </w:pict>
      </w:r>
    </w:p>
    <w:p w14:paraId="43A3765C" w14:textId="77777777" w:rsidR="00FF51E6" w:rsidRDefault="00FF51E6" w:rsidP="00AB089B"/>
    <w:p w14:paraId="71008082" w14:textId="77777777" w:rsidR="00085BC3" w:rsidRPr="00CF5137" w:rsidRDefault="006620C9" w:rsidP="00AB089B">
      <w:pPr>
        <w:rPr>
          <w:rFonts w:ascii="Lato" w:hAnsi="Lato"/>
        </w:rPr>
      </w:pPr>
      <w:r w:rsidRPr="00CF5137">
        <w:rPr>
          <w:rFonts w:ascii="Lato" w:hAnsi="Lato"/>
        </w:rPr>
        <w:t xml:space="preserve">You should then click on </w:t>
      </w:r>
      <w:r w:rsidR="00FF51E6" w:rsidRPr="00CF5137">
        <w:rPr>
          <w:rFonts w:ascii="Lato" w:hAnsi="Lato"/>
        </w:rPr>
        <w:t>‘C</w:t>
      </w:r>
      <w:r w:rsidRPr="00CF5137">
        <w:rPr>
          <w:rFonts w:ascii="Lato" w:hAnsi="Lato"/>
        </w:rPr>
        <w:t xml:space="preserve">reate </w:t>
      </w:r>
      <w:proofErr w:type="gramStart"/>
      <w:r w:rsidRPr="00CF5137">
        <w:rPr>
          <w:rFonts w:ascii="Lato" w:hAnsi="Lato"/>
        </w:rPr>
        <w:t>widgets</w:t>
      </w:r>
      <w:r w:rsidR="00FF51E6" w:rsidRPr="00CF5137">
        <w:rPr>
          <w:rFonts w:ascii="Lato" w:hAnsi="Lato"/>
        </w:rPr>
        <w:t>’</w:t>
      </w:r>
      <w:proofErr w:type="gramEnd"/>
      <w:r w:rsidRPr="00CF5137">
        <w:rPr>
          <w:rFonts w:ascii="Lato" w:hAnsi="Lato"/>
        </w:rPr>
        <w:t>.</w:t>
      </w:r>
    </w:p>
    <w:p w14:paraId="3B4EFA4E" w14:textId="77777777" w:rsidR="006620C9" w:rsidRDefault="00000000" w:rsidP="00AB089B">
      <w:r>
        <w:rPr>
          <w:noProof/>
        </w:rPr>
        <w:lastRenderedPageBreak/>
        <w:pict w14:anchorId="0FD64033">
          <v:shape id="Picture 56" o:spid="_x0000_i1046" type="#_x0000_t75" alt="Text&#10;&#10;&#10;&#10;Description automatically generated" style="width:315.85pt;height:719.4pt;visibility:visible;mso-width-percent:0;mso-height-percent:0;mso-width-percent:0;mso-height-percent:0">
            <v:imagedata r:id="rId31" o:title="Text&#10;&#10;&#10;&#10;Description automatically generated"/>
          </v:shape>
        </w:pict>
      </w:r>
    </w:p>
    <w:p w14:paraId="5FE55E92" w14:textId="77777777" w:rsidR="006620C9" w:rsidRPr="00CF5137" w:rsidRDefault="006620C9" w:rsidP="00AB089B">
      <w:pPr>
        <w:rPr>
          <w:rFonts w:ascii="Lato" w:hAnsi="Lato"/>
        </w:rPr>
      </w:pPr>
      <w:r w:rsidRPr="00CF5137">
        <w:rPr>
          <w:rFonts w:ascii="Lato" w:hAnsi="Lato"/>
        </w:rPr>
        <w:lastRenderedPageBreak/>
        <w:t>Your dashboard will then be displayed. If you click on the slider called LEDSwitch1</w:t>
      </w:r>
      <w:r w:rsidR="00FF51E6" w:rsidRPr="00CF5137">
        <w:rPr>
          <w:rFonts w:ascii="Lato" w:hAnsi="Lato"/>
        </w:rPr>
        <w:t>,</w:t>
      </w:r>
      <w:r w:rsidRPr="00CF5137">
        <w:rPr>
          <w:rFonts w:ascii="Lato" w:hAnsi="Lato"/>
        </w:rPr>
        <w:t xml:space="preserve"> it will turn your LED on and off.</w:t>
      </w:r>
    </w:p>
    <w:p w14:paraId="7D69F7E1" w14:textId="77777777" w:rsidR="00085BC3" w:rsidRDefault="00000000" w:rsidP="00AB089B">
      <w:r>
        <w:rPr>
          <w:noProof/>
        </w:rPr>
        <w:pict w14:anchorId="29698B0B">
          <v:shape id="Picture 58" o:spid="_x0000_i1047" type="#_x0000_t75" alt="Graphical user interface&#10;&#10;&#10;&#10;Description automatically generated" style="width:538.85pt;height:262.45pt;visibility:visible;mso-width-percent:0;mso-height-percent:0;mso-width-percent:0;mso-height-percent:0">
            <v:imagedata r:id="rId32" o:title="Graphical user interface&#10;&#10;&#10;&#10;Description automatically generated"/>
          </v:shape>
        </w:pict>
      </w:r>
    </w:p>
    <w:p w14:paraId="655761B5" w14:textId="77777777" w:rsidR="00521E22" w:rsidRDefault="00521E22" w:rsidP="00AB089B"/>
    <w:p w14:paraId="644C370A" w14:textId="77777777" w:rsidR="00EC17CA" w:rsidRPr="00CF5137" w:rsidRDefault="00EC17CA" w:rsidP="00AB089B">
      <w:pPr>
        <w:rPr>
          <w:rFonts w:ascii="Lato" w:hAnsi="Lato"/>
        </w:rPr>
      </w:pPr>
      <w:r w:rsidRPr="00CF5137">
        <w:rPr>
          <w:rFonts w:ascii="Lato" w:hAnsi="Lato"/>
        </w:rPr>
        <w:t>Congratulations</w:t>
      </w:r>
      <w:r w:rsidR="00541551">
        <w:rPr>
          <w:rFonts w:ascii="Lato" w:hAnsi="Lato"/>
        </w:rPr>
        <w:t>!</w:t>
      </w:r>
      <w:r w:rsidRPr="00CF5137">
        <w:rPr>
          <w:rFonts w:ascii="Lato" w:hAnsi="Lato"/>
        </w:rPr>
        <w:t xml:space="preserve"> You have now completed the </w:t>
      </w:r>
      <w:r w:rsidR="002E7BCF" w:rsidRPr="00CF5137">
        <w:rPr>
          <w:rFonts w:ascii="Lato" w:hAnsi="Lato"/>
        </w:rPr>
        <w:t xml:space="preserve">device build and programming. You can now plant your biodome and monitor the </w:t>
      </w:r>
      <w:r w:rsidR="00CF0598" w:rsidRPr="00CF5137">
        <w:rPr>
          <w:rFonts w:ascii="Lato" w:hAnsi="Lato"/>
        </w:rPr>
        <w:t xml:space="preserve">environmental </w:t>
      </w:r>
      <w:r w:rsidR="002E7BCF" w:rsidRPr="00CF5137">
        <w:rPr>
          <w:rFonts w:ascii="Lato" w:hAnsi="Lato"/>
        </w:rPr>
        <w:t>conditions</w:t>
      </w:r>
      <w:r w:rsidR="00CF0598" w:rsidRPr="00CF5137">
        <w:rPr>
          <w:rFonts w:ascii="Lato" w:hAnsi="Lato"/>
        </w:rPr>
        <w:t xml:space="preserve"> inside</w:t>
      </w:r>
      <w:r w:rsidR="002E7BCF" w:rsidRPr="00CF5137">
        <w:rPr>
          <w:rFonts w:ascii="Lato" w:hAnsi="Lato"/>
        </w:rPr>
        <w:t>.</w:t>
      </w:r>
    </w:p>
    <w:p w14:paraId="5AE8761D" w14:textId="77777777" w:rsidR="006620C9" w:rsidRDefault="006620C9" w:rsidP="00AB089B"/>
    <w:p w14:paraId="23081D90" w14:textId="77777777" w:rsidR="002E7BCF" w:rsidRPr="00CF5137" w:rsidRDefault="00FA7C9F" w:rsidP="00FA7C9F">
      <w:pPr>
        <w:pStyle w:val="Heading1"/>
        <w:rPr>
          <w:rFonts w:ascii="Lato" w:hAnsi="Lato"/>
          <w:sz w:val="26"/>
          <w:szCs w:val="26"/>
        </w:rPr>
      </w:pPr>
      <w:r w:rsidRPr="00CF5137">
        <w:rPr>
          <w:rFonts w:ascii="Lato" w:hAnsi="Lato"/>
          <w:sz w:val="26"/>
          <w:szCs w:val="26"/>
        </w:rPr>
        <w:t xml:space="preserve">Stretch </w:t>
      </w:r>
      <w:r w:rsidR="00FF51E6">
        <w:rPr>
          <w:rFonts w:ascii="Lato" w:hAnsi="Lato"/>
          <w:sz w:val="26"/>
          <w:szCs w:val="26"/>
        </w:rPr>
        <w:t>t</w:t>
      </w:r>
      <w:r w:rsidRPr="00CF5137">
        <w:rPr>
          <w:rFonts w:ascii="Lato" w:hAnsi="Lato"/>
          <w:sz w:val="26"/>
          <w:szCs w:val="26"/>
        </w:rPr>
        <w:t>asks</w:t>
      </w:r>
    </w:p>
    <w:p w14:paraId="0962EDCA" w14:textId="77777777" w:rsidR="00FA7C9F" w:rsidRDefault="00FA7C9F" w:rsidP="00AB089B"/>
    <w:p w14:paraId="33491502" w14:textId="77777777" w:rsidR="005C044E" w:rsidRPr="00CF5137" w:rsidRDefault="005C044E" w:rsidP="00AB089B">
      <w:pPr>
        <w:rPr>
          <w:rFonts w:ascii="Lato" w:hAnsi="Lato"/>
        </w:rPr>
      </w:pPr>
      <w:r w:rsidRPr="00CF5137">
        <w:rPr>
          <w:rFonts w:ascii="Lato" w:hAnsi="Lato"/>
        </w:rPr>
        <w:t xml:space="preserve">Replace the </w:t>
      </w:r>
      <w:proofErr w:type="spellStart"/>
      <w:r w:rsidRPr="00CF5137">
        <w:rPr>
          <w:rFonts w:ascii="Lato" w:hAnsi="Lato"/>
        </w:rPr>
        <w:t>LEDSwitch</w:t>
      </w:r>
      <w:proofErr w:type="spellEnd"/>
      <w:r w:rsidRPr="00CF5137">
        <w:rPr>
          <w:rFonts w:ascii="Lato" w:hAnsi="Lato"/>
        </w:rPr>
        <w:t xml:space="preserve"> so that the LED automatically turns on and off depending upon ambient light levels. The following code snippet should help you.</w:t>
      </w:r>
    </w:p>
    <w:p w14:paraId="15B7B12A" w14:textId="77777777" w:rsidR="005C044E" w:rsidRDefault="00000000" w:rsidP="00AB089B">
      <w:r>
        <w:rPr>
          <w:noProof/>
        </w:rPr>
        <w:pict w14:anchorId="5107E668">
          <v:shape id="Picture 59" o:spid="_x0000_i1048" type="#_x0000_t75" alt="Graphical user interface, text&#10;&#10;&#10;&#10;Description automatically generated" style="width:218.9pt;height:78.95pt;visibility:visible;mso-width-percent:0;mso-height-percent:0;mso-width-percent:0;mso-height-percent:0">
            <v:imagedata r:id="rId33" o:title="Graphical user interface, text&#10;&#10;&#10;&#10;Description automatically generated"/>
          </v:shape>
        </w:pict>
      </w:r>
    </w:p>
    <w:p w14:paraId="43145E04" w14:textId="77777777" w:rsidR="005C044E" w:rsidRDefault="005C044E" w:rsidP="00AB089B"/>
    <w:p w14:paraId="7F679D69" w14:textId="33D53A74" w:rsidR="00FA7C9F" w:rsidRDefault="00FA7C9F" w:rsidP="00AB089B">
      <w:pPr>
        <w:rPr>
          <w:ins w:id="14" w:author="Oli.Howson" w:date="2025-01-04T16:22:00Z"/>
          <w:rFonts w:ascii="Lato" w:hAnsi="Lato"/>
        </w:rPr>
      </w:pPr>
      <w:r w:rsidRPr="00CF5137">
        <w:rPr>
          <w:rFonts w:ascii="Lato" w:hAnsi="Lato"/>
        </w:rPr>
        <w:t>Add a motor to your breadboard with a fan blade attached. The motor should turn on and off automatically according to the readings taken by the humidity and temperature sensors.</w:t>
      </w:r>
      <w:r w:rsidR="005C044E" w:rsidRPr="00CF5137">
        <w:rPr>
          <w:rFonts w:ascii="Lato" w:hAnsi="Lato"/>
        </w:rPr>
        <w:t xml:space="preserve"> A suggested circuit diagram is included below.</w:t>
      </w:r>
      <w:ins w:id="15" w:author="Oli.Howson" w:date="2025-01-04T16:21:00Z">
        <w:r w:rsidR="00BF75A4">
          <w:rPr>
            <w:rFonts w:ascii="Lato" w:hAnsi="Lato"/>
          </w:rPr>
          <w:t xml:space="preserve"> Not</w:t>
        </w:r>
      </w:ins>
      <w:ins w:id="16" w:author="Oli.Howson" w:date="2025-01-04T16:22:00Z">
        <w:r w:rsidR="00BF75A4">
          <w:rPr>
            <w:rFonts w:ascii="Lato" w:hAnsi="Lato"/>
          </w:rPr>
          <w:t xml:space="preserve">e the battery and the Arduino have a </w:t>
        </w:r>
        <w:r w:rsidR="00BF75A4">
          <w:rPr>
            <w:rFonts w:ascii="Lato" w:hAnsi="Lato"/>
            <w:b/>
            <w:bCs/>
          </w:rPr>
          <w:t>common ground</w:t>
        </w:r>
      </w:ins>
      <w:ins w:id="17" w:author="Oli.Howson" w:date="2025-01-04T16:24:00Z">
        <w:r w:rsidR="00BF75A4">
          <w:rPr>
            <w:rFonts w:ascii="Lato" w:hAnsi="Lato"/>
            <w:b/>
            <w:bCs/>
          </w:rPr>
          <w:t xml:space="preserve"> </w:t>
        </w:r>
        <w:r w:rsidR="00BF75A4">
          <w:rPr>
            <w:rFonts w:ascii="Lato" w:hAnsi="Lato"/>
          </w:rPr>
          <w:t xml:space="preserve">but </w:t>
        </w:r>
        <w:r w:rsidR="00BF75A4">
          <w:rPr>
            <w:rFonts w:ascii="Lato" w:hAnsi="Lato"/>
            <w:b/>
            <w:bCs/>
          </w:rPr>
          <w:t>not</w:t>
        </w:r>
        <w:r w:rsidR="00BF75A4">
          <w:rPr>
            <w:rFonts w:ascii="Lato" w:hAnsi="Lato"/>
          </w:rPr>
          <w:t xml:space="preserve"> a </w:t>
        </w:r>
        <w:r w:rsidR="00BF75A4">
          <w:rPr>
            <w:rFonts w:ascii="Lato" w:hAnsi="Lato"/>
            <w:b/>
            <w:bCs/>
          </w:rPr>
          <w:t>common positive</w:t>
        </w:r>
      </w:ins>
      <w:ins w:id="18" w:author="Oli.Howson" w:date="2025-01-04T16:22:00Z">
        <w:r w:rsidR="00BF75A4">
          <w:rPr>
            <w:rFonts w:ascii="Lato" w:hAnsi="Lato"/>
          </w:rPr>
          <w:t>.</w:t>
        </w:r>
      </w:ins>
    </w:p>
    <w:p w14:paraId="12043C46" w14:textId="1370C6DA" w:rsidR="00BF75A4" w:rsidRPr="00BF75A4" w:rsidRDefault="00BF75A4" w:rsidP="00AB089B">
      <w:pPr>
        <w:rPr>
          <w:rFonts w:ascii="Lato" w:hAnsi="Lato"/>
        </w:rPr>
      </w:pPr>
      <w:ins w:id="19" w:author="Oli.Howson" w:date="2025-01-04T16:22:00Z">
        <w:r>
          <w:rPr>
            <w:rFonts w:ascii="Lato" w:hAnsi="Lato"/>
          </w:rPr>
          <w:t>[</w:t>
        </w:r>
      </w:ins>
      <w:ins w:id="20" w:author="Oli.Howson" w:date="2025-01-04T16:23:00Z">
        <w:r w:rsidRPr="00BF75A4">
          <w:rPr>
            <w:rFonts w:ascii="Lato" w:hAnsi="Lato"/>
          </w:rPr>
          <w:t>L6 Diag_bb.png</w:t>
        </w:r>
        <w:r>
          <w:rPr>
            <w:rFonts w:ascii="Lato" w:hAnsi="Lato"/>
          </w:rPr>
          <w:t>]</w:t>
        </w:r>
      </w:ins>
    </w:p>
    <w:p w14:paraId="450EBCCE" w14:textId="60D4D2D7" w:rsidR="005C044E" w:rsidRDefault="00000000" w:rsidP="00AB089B">
      <w:del w:id="21" w:author="Oli.Howson" w:date="2025-01-04T16:21:00Z">
        <w:r>
          <w:rPr>
            <w:noProof/>
          </w:rPr>
          <w:pict w14:anchorId="371F1393">
            <v:shape id="Picture 60" o:spid="_x0000_i1049" type="#_x0000_t75" alt="Diagram&#10;&#10;&#10;&#10;Description automatically generated" style="width:306.6pt;height:242.15pt;visibility:visible;mso-width-percent:0;mso-height-percent:0;mso-width-percent:0;mso-height-percent:0">
              <v:imagedata r:id="rId34" o:title="Diagram&#10;&#10;&#10;&#10;Description automatically generated"/>
            </v:shape>
          </w:pict>
        </w:r>
      </w:del>
    </w:p>
    <w:p w14:paraId="616E07D2" w14:textId="77777777" w:rsidR="00FA7C9F" w:rsidRDefault="00FA7C9F" w:rsidP="00AB089B"/>
    <w:p w14:paraId="552EED16" w14:textId="77777777" w:rsidR="00FA7C9F" w:rsidRPr="00CF5137" w:rsidRDefault="00FA7C9F" w:rsidP="00FA7C9F">
      <w:pPr>
        <w:pStyle w:val="Heading1"/>
        <w:rPr>
          <w:rFonts w:ascii="Lato" w:hAnsi="Lato"/>
          <w:sz w:val="26"/>
          <w:szCs w:val="26"/>
        </w:rPr>
      </w:pPr>
      <w:r w:rsidRPr="00CF5137">
        <w:rPr>
          <w:rFonts w:ascii="Lato" w:hAnsi="Lato"/>
          <w:sz w:val="26"/>
          <w:szCs w:val="26"/>
        </w:rPr>
        <w:t xml:space="preserve">Final </w:t>
      </w:r>
      <w:r w:rsidR="00FF51E6">
        <w:rPr>
          <w:rFonts w:ascii="Lato" w:hAnsi="Lato"/>
          <w:sz w:val="26"/>
          <w:szCs w:val="26"/>
        </w:rPr>
        <w:t>t</w:t>
      </w:r>
      <w:r w:rsidRPr="00CF5137">
        <w:rPr>
          <w:rFonts w:ascii="Lato" w:hAnsi="Lato"/>
          <w:sz w:val="26"/>
          <w:szCs w:val="26"/>
        </w:rPr>
        <w:t>houghts</w:t>
      </w:r>
    </w:p>
    <w:p w14:paraId="044A511E" w14:textId="77777777" w:rsidR="00FA7C9F" w:rsidRDefault="00FA7C9F" w:rsidP="00AB089B"/>
    <w:p w14:paraId="3216A37F" w14:textId="77777777" w:rsidR="00FA7C9F" w:rsidRPr="00CF5137" w:rsidRDefault="00FA7C9F" w:rsidP="00AB089B">
      <w:pPr>
        <w:rPr>
          <w:rFonts w:ascii="Lato" w:hAnsi="Lato"/>
        </w:rPr>
      </w:pPr>
      <w:r w:rsidRPr="00CF5137">
        <w:rPr>
          <w:rFonts w:ascii="Lato" w:hAnsi="Lato"/>
        </w:rPr>
        <w:t xml:space="preserve">Throughout this project you have combined a range of input and output devices and have written code to process the readings from the sensors. These readings have automatically controlled </w:t>
      </w:r>
      <w:proofErr w:type="gramStart"/>
      <w:r w:rsidRPr="00CF5137">
        <w:rPr>
          <w:rFonts w:ascii="Lato" w:hAnsi="Lato"/>
        </w:rPr>
        <w:t>a number of</w:t>
      </w:r>
      <w:proofErr w:type="gramEnd"/>
      <w:r w:rsidRPr="00CF5137">
        <w:rPr>
          <w:rFonts w:ascii="Lato" w:hAnsi="Lato"/>
        </w:rPr>
        <w:t xml:space="preserve"> different output devices. Through combining sensors and output devices you </w:t>
      </w:r>
      <w:proofErr w:type="gramStart"/>
      <w:r w:rsidRPr="00CF5137">
        <w:rPr>
          <w:rFonts w:ascii="Lato" w:hAnsi="Lato"/>
        </w:rPr>
        <w:t>are able to</w:t>
      </w:r>
      <w:proofErr w:type="gramEnd"/>
      <w:r w:rsidRPr="00CF5137">
        <w:rPr>
          <w:rFonts w:ascii="Lato" w:hAnsi="Lato"/>
        </w:rPr>
        <w:t xml:space="preserve"> create a fully automated system.</w:t>
      </w:r>
    </w:p>
    <w:sectPr w:rsidR="00FA7C9F" w:rsidRPr="00CF5137" w:rsidSect="006B36F6">
      <w:headerReference w:type="default" r:id="rId35"/>
      <w:footerReference w:type="default" r:id="rId3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E9882D" w14:textId="77777777" w:rsidR="00B43F90" w:rsidRDefault="00B43F90" w:rsidP="006B36F6">
      <w:pPr>
        <w:spacing w:after="0" w:line="240" w:lineRule="auto"/>
      </w:pPr>
      <w:r>
        <w:separator/>
      </w:r>
    </w:p>
  </w:endnote>
  <w:endnote w:type="continuationSeparator" w:id="0">
    <w:p w14:paraId="0027D56C" w14:textId="77777777" w:rsidR="00B43F90" w:rsidRDefault="00B43F90" w:rsidP="006B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9A751" w14:textId="77777777" w:rsidR="00400C7F" w:rsidRDefault="00400C7F" w:rsidP="006B36F6">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2A64996E" w14:textId="77777777" w:rsidR="00400C7F" w:rsidRPr="006B36F6" w:rsidRDefault="00400C7F" w:rsidP="006B36F6">
    <w:pPr>
      <w:pStyle w:val="Footer"/>
      <w:rPr>
        <w:noProof/>
      </w:rPr>
    </w:pPr>
    <w:r>
      <w:rPr>
        <w:color w:val="0070C0"/>
      </w:rPr>
      <w:t>Arm School</w:t>
    </w:r>
    <w:r w:rsidRPr="00E14BCA">
      <w:rPr>
        <w:color w:val="0070C0"/>
      </w:rPr>
      <w:t xml:space="preserve"> Program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EA063B" w14:textId="77777777" w:rsidR="00B43F90" w:rsidRDefault="00B43F90" w:rsidP="006B36F6">
      <w:pPr>
        <w:spacing w:after="0" w:line="240" w:lineRule="auto"/>
      </w:pPr>
      <w:r>
        <w:separator/>
      </w:r>
    </w:p>
  </w:footnote>
  <w:footnote w:type="continuationSeparator" w:id="0">
    <w:p w14:paraId="76149373" w14:textId="77777777" w:rsidR="00B43F90" w:rsidRDefault="00B43F90" w:rsidP="006B3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AE88D" w14:textId="77777777" w:rsidR="00400C7F" w:rsidRDefault="00000000">
    <w:pPr>
      <w:pStyle w:val="Header"/>
    </w:pPr>
    <w:r>
      <w:rPr>
        <w:noProof/>
      </w:rPr>
      <w:pict w14:anchorId="209F9C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5" type="#_x0000_t75" alt="" style="position:absolute;margin-left:321pt;margin-top:-27pt;width:219pt;height:31.85pt;z-index:-1;visibility:visible;mso-wrap-edited:f;mso-width-percent:0;mso-height-percent:0;mso-position-horizontal-relative:margin;mso-width-percent:0;mso-height-percent:0" wrapcoords="-74 0 -74 21086 21600 21086 21600 0 -74 0">
          <v:imagedata r:id="rId1" o:title=""/>
          <w10:wrap type="tight" anchorx="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21580"/>
    <w:multiLevelType w:val="multilevel"/>
    <w:tmpl w:val="FA94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94107"/>
    <w:multiLevelType w:val="multilevel"/>
    <w:tmpl w:val="A2BA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FB26F6"/>
    <w:multiLevelType w:val="hybridMultilevel"/>
    <w:tmpl w:val="A70E5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15C14"/>
    <w:multiLevelType w:val="hybridMultilevel"/>
    <w:tmpl w:val="32AEB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7479AF"/>
    <w:multiLevelType w:val="hybridMultilevel"/>
    <w:tmpl w:val="0BAAB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2A7A86"/>
    <w:multiLevelType w:val="hybridMultilevel"/>
    <w:tmpl w:val="4E66F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FA3F86"/>
    <w:multiLevelType w:val="hybridMultilevel"/>
    <w:tmpl w:val="7F08C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F56766"/>
    <w:multiLevelType w:val="hybridMultilevel"/>
    <w:tmpl w:val="1340E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B2018B"/>
    <w:multiLevelType w:val="hybridMultilevel"/>
    <w:tmpl w:val="C534E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FC009B"/>
    <w:multiLevelType w:val="hybridMultilevel"/>
    <w:tmpl w:val="C85C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747DFD"/>
    <w:multiLevelType w:val="hybridMultilevel"/>
    <w:tmpl w:val="4D6A46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4E3B7463"/>
    <w:multiLevelType w:val="multilevel"/>
    <w:tmpl w:val="AB4A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8B5891"/>
    <w:multiLevelType w:val="hybridMultilevel"/>
    <w:tmpl w:val="E3A86750"/>
    <w:lvl w:ilvl="0" w:tplc="E8546CFE">
      <w:numFmt w:val="bullet"/>
      <w:lvlText w:val="-"/>
      <w:lvlJc w:val="left"/>
      <w:pPr>
        <w:ind w:left="405" w:hanging="360"/>
      </w:pPr>
      <w:rPr>
        <w:rFonts w:ascii="Calibri" w:eastAsia="Calibr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3" w15:restartNumberingAfterBreak="0">
    <w:nsid w:val="63EB0ABB"/>
    <w:multiLevelType w:val="hybridMultilevel"/>
    <w:tmpl w:val="B53E9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E74937"/>
    <w:multiLevelType w:val="multilevel"/>
    <w:tmpl w:val="A2BA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6E4804"/>
    <w:multiLevelType w:val="hybridMultilevel"/>
    <w:tmpl w:val="14DA4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C51CCB"/>
    <w:multiLevelType w:val="multilevel"/>
    <w:tmpl w:val="846C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8414BC"/>
    <w:multiLevelType w:val="multilevel"/>
    <w:tmpl w:val="24DEC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A97398"/>
    <w:multiLevelType w:val="multilevel"/>
    <w:tmpl w:val="A2BA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94F11E4"/>
    <w:multiLevelType w:val="hybridMultilevel"/>
    <w:tmpl w:val="344C9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026469"/>
    <w:multiLevelType w:val="hybridMultilevel"/>
    <w:tmpl w:val="9FF05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40404566">
    <w:abstractNumId w:val="17"/>
  </w:num>
  <w:num w:numId="2" w16cid:durableId="1766801547">
    <w:abstractNumId w:val="19"/>
  </w:num>
  <w:num w:numId="3" w16cid:durableId="989669862">
    <w:abstractNumId w:val="5"/>
  </w:num>
  <w:num w:numId="4" w16cid:durableId="608392614">
    <w:abstractNumId w:val="7"/>
  </w:num>
  <w:num w:numId="5" w16cid:durableId="51541652">
    <w:abstractNumId w:val="6"/>
  </w:num>
  <w:num w:numId="6" w16cid:durableId="1638291588">
    <w:abstractNumId w:val="8"/>
  </w:num>
  <w:num w:numId="7" w16cid:durableId="417824620">
    <w:abstractNumId w:val="9"/>
  </w:num>
  <w:num w:numId="8" w16cid:durableId="577324164">
    <w:abstractNumId w:val="16"/>
  </w:num>
  <w:num w:numId="9" w16cid:durableId="401874435">
    <w:abstractNumId w:val="11"/>
  </w:num>
  <w:num w:numId="10" w16cid:durableId="866529481">
    <w:abstractNumId w:val="0"/>
  </w:num>
  <w:num w:numId="11" w16cid:durableId="692652496">
    <w:abstractNumId w:val="3"/>
  </w:num>
  <w:num w:numId="12" w16cid:durableId="409929330">
    <w:abstractNumId w:val="15"/>
  </w:num>
  <w:num w:numId="13" w16cid:durableId="1638412675">
    <w:abstractNumId w:val="2"/>
  </w:num>
  <w:num w:numId="14" w16cid:durableId="323556506">
    <w:abstractNumId w:val="20"/>
  </w:num>
  <w:num w:numId="15" w16cid:durableId="993532186">
    <w:abstractNumId w:val="13"/>
  </w:num>
  <w:num w:numId="16" w16cid:durableId="698942798">
    <w:abstractNumId w:val="18"/>
  </w:num>
  <w:num w:numId="17" w16cid:durableId="328368051">
    <w:abstractNumId w:val="14"/>
  </w:num>
  <w:num w:numId="18" w16cid:durableId="1095788420">
    <w:abstractNumId w:val="1"/>
  </w:num>
  <w:num w:numId="19" w16cid:durableId="2136019740">
    <w:abstractNumId w:val="12"/>
  </w:num>
  <w:num w:numId="20" w16cid:durableId="131675837">
    <w:abstractNumId w:val="10"/>
  </w:num>
  <w:num w:numId="21" w16cid:durableId="9668112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y Coulson">
    <w15:presenceInfo w15:providerId="None" w15:userId="Andy Coulson"/>
  </w15:person>
  <w15:person w15:author="Oli.Howson">
    <w15:presenceInfo w15:providerId="AD" w15:userId="S::oh679@open.ac.uk::95f24da7-3aae-4509-bf7a-3fe2ee1732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trackRevisions/>
  <w:doNotTrackMove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LA0MTI0t7A0NTEwNzdQ0lEKTi0uzszPAykwqwUA79KKOCwAAAA="/>
  </w:docVars>
  <w:rsids>
    <w:rsidRoot w:val="00D0274F"/>
    <w:rsid w:val="00004F83"/>
    <w:rsid w:val="000107C4"/>
    <w:rsid w:val="00010B91"/>
    <w:rsid w:val="00010EA3"/>
    <w:rsid w:val="00034808"/>
    <w:rsid w:val="00037702"/>
    <w:rsid w:val="0004306D"/>
    <w:rsid w:val="00046135"/>
    <w:rsid w:val="00052F91"/>
    <w:rsid w:val="00054486"/>
    <w:rsid w:val="0006116D"/>
    <w:rsid w:val="00064B16"/>
    <w:rsid w:val="000751A3"/>
    <w:rsid w:val="0008457D"/>
    <w:rsid w:val="00085BC3"/>
    <w:rsid w:val="000A2697"/>
    <w:rsid w:val="000D0102"/>
    <w:rsid w:val="000E633D"/>
    <w:rsid w:val="000E7A89"/>
    <w:rsid w:val="000F5DD4"/>
    <w:rsid w:val="001115DA"/>
    <w:rsid w:val="0011772A"/>
    <w:rsid w:val="00125A0C"/>
    <w:rsid w:val="0013243E"/>
    <w:rsid w:val="00140050"/>
    <w:rsid w:val="00152126"/>
    <w:rsid w:val="00167D0C"/>
    <w:rsid w:val="00182881"/>
    <w:rsid w:val="001857F2"/>
    <w:rsid w:val="00195AEB"/>
    <w:rsid w:val="00197E6F"/>
    <w:rsid w:val="001A3938"/>
    <w:rsid w:val="001B4E21"/>
    <w:rsid w:val="001D3E62"/>
    <w:rsid w:val="001D5D07"/>
    <w:rsid w:val="001E26CA"/>
    <w:rsid w:val="001E3D92"/>
    <w:rsid w:val="001F2E13"/>
    <w:rsid w:val="002239CF"/>
    <w:rsid w:val="002424F1"/>
    <w:rsid w:val="002436EA"/>
    <w:rsid w:val="00245BFC"/>
    <w:rsid w:val="0029261C"/>
    <w:rsid w:val="00294C36"/>
    <w:rsid w:val="002B06E2"/>
    <w:rsid w:val="002C21F9"/>
    <w:rsid w:val="002C77FD"/>
    <w:rsid w:val="002E70C3"/>
    <w:rsid w:val="002E7BCF"/>
    <w:rsid w:val="002F0E20"/>
    <w:rsid w:val="002F6057"/>
    <w:rsid w:val="002F79FF"/>
    <w:rsid w:val="00303314"/>
    <w:rsid w:val="00311471"/>
    <w:rsid w:val="00316144"/>
    <w:rsid w:val="00322C54"/>
    <w:rsid w:val="003268D4"/>
    <w:rsid w:val="00346756"/>
    <w:rsid w:val="00346C7D"/>
    <w:rsid w:val="00385FC1"/>
    <w:rsid w:val="00393C33"/>
    <w:rsid w:val="00393C71"/>
    <w:rsid w:val="003A110F"/>
    <w:rsid w:val="003B4CBB"/>
    <w:rsid w:val="003C7BD0"/>
    <w:rsid w:val="003D4704"/>
    <w:rsid w:val="00400C7F"/>
    <w:rsid w:val="00406FA6"/>
    <w:rsid w:val="0041251A"/>
    <w:rsid w:val="00416F3B"/>
    <w:rsid w:val="004300EA"/>
    <w:rsid w:val="00436D9A"/>
    <w:rsid w:val="00447F88"/>
    <w:rsid w:val="00455E02"/>
    <w:rsid w:val="00462CDC"/>
    <w:rsid w:val="004630B5"/>
    <w:rsid w:val="00463B37"/>
    <w:rsid w:val="00465D2E"/>
    <w:rsid w:val="004707BA"/>
    <w:rsid w:val="004978DF"/>
    <w:rsid w:val="004B4ECA"/>
    <w:rsid w:val="004C1DEF"/>
    <w:rsid w:val="004D5B3E"/>
    <w:rsid w:val="00500BAE"/>
    <w:rsid w:val="00503D70"/>
    <w:rsid w:val="0050517C"/>
    <w:rsid w:val="005123BE"/>
    <w:rsid w:val="00521E22"/>
    <w:rsid w:val="00525E29"/>
    <w:rsid w:val="00532B2B"/>
    <w:rsid w:val="00541551"/>
    <w:rsid w:val="00545578"/>
    <w:rsid w:val="005535F1"/>
    <w:rsid w:val="00585697"/>
    <w:rsid w:val="0059339C"/>
    <w:rsid w:val="00595B90"/>
    <w:rsid w:val="005A02AE"/>
    <w:rsid w:val="005A2822"/>
    <w:rsid w:val="005B34C5"/>
    <w:rsid w:val="005C017D"/>
    <w:rsid w:val="005C044E"/>
    <w:rsid w:val="005E7112"/>
    <w:rsid w:val="005F5105"/>
    <w:rsid w:val="005F52A1"/>
    <w:rsid w:val="00604CE4"/>
    <w:rsid w:val="006071EC"/>
    <w:rsid w:val="00630C7B"/>
    <w:rsid w:val="006375A0"/>
    <w:rsid w:val="006469BD"/>
    <w:rsid w:val="0065571E"/>
    <w:rsid w:val="00655FFC"/>
    <w:rsid w:val="006620C9"/>
    <w:rsid w:val="00691243"/>
    <w:rsid w:val="006A246E"/>
    <w:rsid w:val="006A3115"/>
    <w:rsid w:val="006B36F6"/>
    <w:rsid w:val="006B38AD"/>
    <w:rsid w:val="006B793F"/>
    <w:rsid w:val="006C3C3B"/>
    <w:rsid w:val="006D502C"/>
    <w:rsid w:val="006F2783"/>
    <w:rsid w:val="00700D05"/>
    <w:rsid w:val="007138AA"/>
    <w:rsid w:val="007251FF"/>
    <w:rsid w:val="007267DC"/>
    <w:rsid w:val="00732B1E"/>
    <w:rsid w:val="007418C9"/>
    <w:rsid w:val="00760C8D"/>
    <w:rsid w:val="0076387A"/>
    <w:rsid w:val="00771C5C"/>
    <w:rsid w:val="00780D09"/>
    <w:rsid w:val="007843EB"/>
    <w:rsid w:val="007A39F7"/>
    <w:rsid w:val="007A5B66"/>
    <w:rsid w:val="007C30C0"/>
    <w:rsid w:val="007E01BA"/>
    <w:rsid w:val="007F27E2"/>
    <w:rsid w:val="007F6443"/>
    <w:rsid w:val="007F6603"/>
    <w:rsid w:val="00822C59"/>
    <w:rsid w:val="008437B2"/>
    <w:rsid w:val="008519E4"/>
    <w:rsid w:val="008927E9"/>
    <w:rsid w:val="008B09D9"/>
    <w:rsid w:val="008B0E47"/>
    <w:rsid w:val="008C0068"/>
    <w:rsid w:val="008C1309"/>
    <w:rsid w:val="008C3665"/>
    <w:rsid w:val="008C60A6"/>
    <w:rsid w:val="008C6D76"/>
    <w:rsid w:val="008D24BE"/>
    <w:rsid w:val="008D6549"/>
    <w:rsid w:val="008F13CC"/>
    <w:rsid w:val="008F4217"/>
    <w:rsid w:val="0090526F"/>
    <w:rsid w:val="0090528D"/>
    <w:rsid w:val="00906566"/>
    <w:rsid w:val="00921538"/>
    <w:rsid w:val="009226CF"/>
    <w:rsid w:val="009228B9"/>
    <w:rsid w:val="00922FC7"/>
    <w:rsid w:val="00923F20"/>
    <w:rsid w:val="00924D3D"/>
    <w:rsid w:val="00946AD1"/>
    <w:rsid w:val="00953671"/>
    <w:rsid w:val="00955E5B"/>
    <w:rsid w:val="00960E37"/>
    <w:rsid w:val="009719C9"/>
    <w:rsid w:val="009860C1"/>
    <w:rsid w:val="00997788"/>
    <w:rsid w:val="009C46B5"/>
    <w:rsid w:val="009C5A59"/>
    <w:rsid w:val="009C5BB8"/>
    <w:rsid w:val="009D3297"/>
    <w:rsid w:val="009E2854"/>
    <w:rsid w:val="009E68A2"/>
    <w:rsid w:val="009F1E4A"/>
    <w:rsid w:val="009F3E27"/>
    <w:rsid w:val="00A00F1C"/>
    <w:rsid w:val="00A351FC"/>
    <w:rsid w:val="00A4127D"/>
    <w:rsid w:val="00A510A5"/>
    <w:rsid w:val="00A5162E"/>
    <w:rsid w:val="00A55B1B"/>
    <w:rsid w:val="00A55E4B"/>
    <w:rsid w:val="00A55F2E"/>
    <w:rsid w:val="00A66A07"/>
    <w:rsid w:val="00A741A6"/>
    <w:rsid w:val="00A75B10"/>
    <w:rsid w:val="00A85757"/>
    <w:rsid w:val="00A92275"/>
    <w:rsid w:val="00AB089B"/>
    <w:rsid w:val="00AB277D"/>
    <w:rsid w:val="00AD2E1E"/>
    <w:rsid w:val="00AE4AB9"/>
    <w:rsid w:val="00AE78E0"/>
    <w:rsid w:val="00AF5824"/>
    <w:rsid w:val="00B03D26"/>
    <w:rsid w:val="00B055C1"/>
    <w:rsid w:val="00B20070"/>
    <w:rsid w:val="00B23886"/>
    <w:rsid w:val="00B2585F"/>
    <w:rsid w:val="00B308F4"/>
    <w:rsid w:val="00B43F90"/>
    <w:rsid w:val="00B50465"/>
    <w:rsid w:val="00B52709"/>
    <w:rsid w:val="00B5577C"/>
    <w:rsid w:val="00B572A9"/>
    <w:rsid w:val="00B903E9"/>
    <w:rsid w:val="00B956C7"/>
    <w:rsid w:val="00BA4294"/>
    <w:rsid w:val="00BB26F0"/>
    <w:rsid w:val="00BB60C5"/>
    <w:rsid w:val="00BC03EB"/>
    <w:rsid w:val="00BC51BF"/>
    <w:rsid w:val="00BD0F18"/>
    <w:rsid w:val="00BE23C5"/>
    <w:rsid w:val="00BF75A4"/>
    <w:rsid w:val="00C074B2"/>
    <w:rsid w:val="00C2178F"/>
    <w:rsid w:val="00C22A40"/>
    <w:rsid w:val="00C4057F"/>
    <w:rsid w:val="00C43916"/>
    <w:rsid w:val="00C61C20"/>
    <w:rsid w:val="00C64796"/>
    <w:rsid w:val="00C7544E"/>
    <w:rsid w:val="00C76272"/>
    <w:rsid w:val="00C77DD7"/>
    <w:rsid w:val="00C90BEB"/>
    <w:rsid w:val="00C91531"/>
    <w:rsid w:val="00CA41D1"/>
    <w:rsid w:val="00CC4112"/>
    <w:rsid w:val="00CE7A34"/>
    <w:rsid w:val="00CF0598"/>
    <w:rsid w:val="00CF4F38"/>
    <w:rsid w:val="00CF5137"/>
    <w:rsid w:val="00D020E9"/>
    <w:rsid w:val="00D0274F"/>
    <w:rsid w:val="00D02CC8"/>
    <w:rsid w:val="00D11FDB"/>
    <w:rsid w:val="00D12722"/>
    <w:rsid w:val="00D231FD"/>
    <w:rsid w:val="00D237C9"/>
    <w:rsid w:val="00D3549E"/>
    <w:rsid w:val="00D35904"/>
    <w:rsid w:val="00D37983"/>
    <w:rsid w:val="00D53AF2"/>
    <w:rsid w:val="00D70708"/>
    <w:rsid w:val="00D73013"/>
    <w:rsid w:val="00D951B6"/>
    <w:rsid w:val="00DA034A"/>
    <w:rsid w:val="00DA62A3"/>
    <w:rsid w:val="00DE2552"/>
    <w:rsid w:val="00DE7CD6"/>
    <w:rsid w:val="00DF391C"/>
    <w:rsid w:val="00E00208"/>
    <w:rsid w:val="00E11214"/>
    <w:rsid w:val="00E14232"/>
    <w:rsid w:val="00E36624"/>
    <w:rsid w:val="00E41371"/>
    <w:rsid w:val="00E55CA3"/>
    <w:rsid w:val="00E61C44"/>
    <w:rsid w:val="00E7699E"/>
    <w:rsid w:val="00E87C45"/>
    <w:rsid w:val="00E911A5"/>
    <w:rsid w:val="00E94DCB"/>
    <w:rsid w:val="00E9709C"/>
    <w:rsid w:val="00EC17CA"/>
    <w:rsid w:val="00ED35AF"/>
    <w:rsid w:val="00ED3A06"/>
    <w:rsid w:val="00F02E1B"/>
    <w:rsid w:val="00F03336"/>
    <w:rsid w:val="00F102FC"/>
    <w:rsid w:val="00F1388C"/>
    <w:rsid w:val="00F15C10"/>
    <w:rsid w:val="00F23659"/>
    <w:rsid w:val="00F245AF"/>
    <w:rsid w:val="00F249A0"/>
    <w:rsid w:val="00F41341"/>
    <w:rsid w:val="00F42152"/>
    <w:rsid w:val="00F43948"/>
    <w:rsid w:val="00F46AD4"/>
    <w:rsid w:val="00F46B4B"/>
    <w:rsid w:val="00F5427B"/>
    <w:rsid w:val="00F602A9"/>
    <w:rsid w:val="00F612CB"/>
    <w:rsid w:val="00F62315"/>
    <w:rsid w:val="00F709DE"/>
    <w:rsid w:val="00F750FD"/>
    <w:rsid w:val="00F87840"/>
    <w:rsid w:val="00FA1573"/>
    <w:rsid w:val="00FA7C9F"/>
    <w:rsid w:val="00FB2B7F"/>
    <w:rsid w:val="00FC1CA2"/>
    <w:rsid w:val="00FC717D"/>
    <w:rsid w:val="00FD57AD"/>
    <w:rsid w:val="00FF03BF"/>
    <w:rsid w:val="00FF51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45660"/>
  <w15:chartTrackingRefBased/>
  <w15:docId w15:val="{09F35BDD-AE8C-4D6D-9935-999E98E2F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DengXian"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1F9"/>
    <w:pPr>
      <w:spacing w:after="160" w:line="259" w:lineRule="auto"/>
    </w:pPr>
    <w:rPr>
      <w:rFonts w:eastAsia="Calibri"/>
      <w:sz w:val="22"/>
      <w:szCs w:val="22"/>
      <w:lang w:eastAsia="en-US"/>
    </w:rPr>
  </w:style>
  <w:style w:type="paragraph" w:styleId="Heading1">
    <w:name w:val="heading 1"/>
    <w:basedOn w:val="Normal"/>
    <w:next w:val="Normal"/>
    <w:link w:val="Heading1Char"/>
    <w:uiPriority w:val="9"/>
    <w:qFormat/>
    <w:rsid w:val="00822C59"/>
    <w:pPr>
      <w:keepNext/>
      <w:keepLines/>
      <w:spacing w:before="240" w:after="0"/>
      <w:outlineLvl w:val="0"/>
    </w:pPr>
    <w:rPr>
      <w:rFonts w:ascii="Calibri Light" w:eastAsia="DengXian Light" w:hAnsi="Calibri Light" w:cs="Times New Roman"/>
      <w:color w:val="2F5496"/>
      <w:sz w:val="32"/>
      <w:szCs w:val="32"/>
    </w:rPr>
  </w:style>
  <w:style w:type="paragraph" w:styleId="Heading2">
    <w:name w:val="heading 2"/>
    <w:basedOn w:val="Normal"/>
    <w:next w:val="Normal"/>
    <w:link w:val="Heading2Char"/>
    <w:uiPriority w:val="9"/>
    <w:unhideWhenUsed/>
    <w:qFormat/>
    <w:rsid w:val="002C21F9"/>
    <w:pPr>
      <w:keepNext/>
      <w:keepLines/>
      <w:spacing w:before="40" w:after="0"/>
      <w:outlineLvl w:val="1"/>
    </w:pPr>
    <w:rPr>
      <w:rFonts w:ascii="Calibri Light" w:eastAsia="DengXian Light" w:hAnsi="Calibri Light" w:cs="Times New Roman"/>
      <w:color w:val="2F5496"/>
      <w:sz w:val="26"/>
      <w:szCs w:val="26"/>
    </w:rPr>
  </w:style>
  <w:style w:type="paragraph" w:styleId="Heading3">
    <w:name w:val="heading 3"/>
    <w:basedOn w:val="Normal"/>
    <w:next w:val="Normal"/>
    <w:link w:val="Heading3Char"/>
    <w:uiPriority w:val="9"/>
    <w:unhideWhenUsed/>
    <w:qFormat/>
    <w:rsid w:val="0050517C"/>
    <w:pPr>
      <w:keepNext/>
      <w:keepLines/>
      <w:spacing w:before="40" w:after="0"/>
      <w:outlineLvl w:val="2"/>
    </w:pPr>
    <w:rPr>
      <w:rFonts w:ascii="Calibri Light" w:eastAsia="DengXian Light" w:hAnsi="Calibri Light" w:cs="Times New Roman"/>
      <w:color w:val="1F37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6F6"/>
  </w:style>
  <w:style w:type="paragraph" w:styleId="Footer">
    <w:name w:val="footer"/>
    <w:basedOn w:val="Normal"/>
    <w:link w:val="FooterChar"/>
    <w:uiPriority w:val="99"/>
    <w:unhideWhenUsed/>
    <w:rsid w:val="006B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6F6"/>
  </w:style>
  <w:style w:type="character" w:customStyle="1" w:styleId="Heading1Char">
    <w:name w:val="Heading 1 Char"/>
    <w:link w:val="Heading1"/>
    <w:uiPriority w:val="9"/>
    <w:rsid w:val="00822C59"/>
    <w:rPr>
      <w:rFonts w:ascii="Calibri Light" w:eastAsia="DengXian Light" w:hAnsi="Calibri Light" w:cs="Times New Roman"/>
      <w:color w:val="2F5496"/>
      <w:sz w:val="32"/>
      <w:szCs w:val="32"/>
    </w:rPr>
  </w:style>
  <w:style w:type="character" w:customStyle="1" w:styleId="Heading3Char">
    <w:name w:val="Heading 3 Char"/>
    <w:link w:val="Heading3"/>
    <w:uiPriority w:val="9"/>
    <w:rsid w:val="0050517C"/>
    <w:rPr>
      <w:rFonts w:ascii="Calibri Light" w:eastAsia="DengXian Light" w:hAnsi="Calibri Light" w:cs="Times New Roman"/>
      <w:color w:val="1F3763"/>
      <w:sz w:val="24"/>
      <w:szCs w:val="24"/>
    </w:rPr>
  </w:style>
  <w:style w:type="character" w:styleId="Hyperlink">
    <w:name w:val="Hyperlink"/>
    <w:uiPriority w:val="99"/>
    <w:unhideWhenUsed/>
    <w:rsid w:val="00010B91"/>
    <w:rPr>
      <w:color w:val="0563C1"/>
      <w:u w:val="single"/>
    </w:rPr>
  </w:style>
  <w:style w:type="character" w:styleId="UnresolvedMention">
    <w:name w:val="Unresolved Mention"/>
    <w:uiPriority w:val="99"/>
    <w:semiHidden/>
    <w:unhideWhenUsed/>
    <w:rsid w:val="00010B91"/>
    <w:rPr>
      <w:color w:val="808080"/>
      <w:shd w:val="clear" w:color="auto" w:fill="E6E6E6"/>
    </w:rPr>
  </w:style>
  <w:style w:type="paragraph" w:styleId="NormalWeb">
    <w:name w:val="Normal (Web)"/>
    <w:basedOn w:val="Normal"/>
    <w:uiPriority w:val="99"/>
    <w:unhideWhenUsed/>
    <w:rsid w:val="005E711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5E7112"/>
    <w:rPr>
      <w:b/>
      <w:bCs/>
    </w:rPr>
  </w:style>
  <w:style w:type="character" w:customStyle="1" w:styleId="Heading2Char">
    <w:name w:val="Heading 2 Char"/>
    <w:link w:val="Heading2"/>
    <w:uiPriority w:val="9"/>
    <w:rsid w:val="002C21F9"/>
    <w:rPr>
      <w:rFonts w:ascii="Calibri Light" w:eastAsia="DengXian Light" w:hAnsi="Calibri Light" w:cs="Times New Roman"/>
      <w:color w:val="2F5496"/>
      <w:sz w:val="26"/>
      <w:szCs w:val="26"/>
      <w:lang w:val="en-GB" w:eastAsia="en-US" w:bidi="ar-SA"/>
    </w:rPr>
  </w:style>
  <w:style w:type="table" w:styleId="TableGrid">
    <w:name w:val="Table Grid"/>
    <w:basedOn w:val="TableNormal"/>
    <w:uiPriority w:val="39"/>
    <w:rsid w:val="002C21F9"/>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21F9"/>
    <w:pPr>
      <w:ind w:left="720"/>
      <w:contextualSpacing/>
    </w:pPr>
  </w:style>
  <w:style w:type="paragraph" w:customStyle="1" w:styleId="paragraph">
    <w:name w:val="paragraph"/>
    <w:basedOn w:val="Normal"/>
    <w:rsid w:val="008B09D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normaltextrun">
    <w:name w:val="normaltextrun"/>
    <w:basedOn w:val="DefaultParagraphFont"/>
    <w:rsid w:val="006B38AD"/>
  </w:style>
  <w:style w:type="character" w:customStyle="1" w:styleId="eop">
    <w:name w:val="eop"/>
    <w:basedOn w:val="DefaultParagraphFont"/>
    <w:rsid w:val="006B38AD"/>
  </w:style>
  <w:style w:type="character" w:customStyle="1" w:styleId="apple-converted-space">
    <w:name w:val="apple-converted-space"/>
    <w:basedOn w:val="DefaultParagraphFont"/>
    <w:rsid w:val="001E26CA"/>
  </w:style>
  <w:style w:type="character" w:styleId="CommentReference">
    <w:name w:val="annotation reference"/>
    <w:uiPriority w:val="99"/>
    <w:semiHidden/>
    <w:unhideWhenUsed/>
    <w:rsid w:val="00FF51E6"/>
    <w:rPr>
      <w:sz w:val="16"/>
      <w:szCs w:val="16"/>
    </w:rPr>
  </w:style>
  <w:style w:type="paragraph" w:styleId="CommentText">
    <w:name w:val="annotation text"/>
    <w:basedOn w:val="Normal"/>
    <w:link w:val="CommentTextChar"/>
    <w:uiPriority w:val="99"/>
    <w:semiHidden/>
    <w:unhideWhenUsed/>
    <w:rsid w:val="00FF51E6"/>
    <w:pPr>
      <w:spacing w:line="240" w:lineRule="auto"/>
    </w:pPr>
    <w:rPr>
      <w:sz w:val="20"/>
      <w:szCs w:val="20"/>
    </w:rPr>
  </w:style>
  <w:style w:type="character" w:customStyle="1" w:styleId="CommentTextChar">
    <w:name w:val="Comment Text Char"/>
    <w:link w:val="CommentText"/>
    <w:uiPriority w:val="99"/>
    <w:semiHidden/>
    <w:rsid w:val="00FF51E6"/>
    <w:rPr>
      <w:rFonts w:eastAsia="Calibri"/>
      <w:sz w:val="20"/>
      <w:szCs w:val="20"/>
      <w:lang w:val="en-GB" w:eastAsia="en-US" w:bidi="ar-SA"/>
    </w:rPr>
  </w:style>
  <w:style w:type="paragraph" w:styleId="CommentSubject">
    <w:name w:val="annotation subject"/>
    <w:basedOn w:val="CommentText"/>
    <w:next w:val="CommentText"/>
    <w:link w:val="CommentSubjectChar"/>
    <w:uiPriority w:val="99"/>
    <w:semiHidden/>
    <w:unhideWhenUsed/>
    <w:rsid w:val="00FF51E6"/>
    <w:rPr>
      <w:b/>
      <w:bCs/>
    </w:rPr>
  </w:style>
  <w:style w:type="character" w:customStyle="1" w:styleId="CommentSubjectChar">
    <w:name w:val="Comment Subject Char"/>
    <w:link w:val="CommentSubject"/>
    <w:uiPriority w:val="99"/>
    <w:semiHidden/>
    <w:rsid w:val="00FF51E6"/>
    <w:rPr>
      <w:rFonts w:eastAsia="Calibri"/>
      <w:b/>
      <w:bCs/>
      <w:sz w:val="20"/>
      <w:szCs w:val="20"/>
      <w:lang w:val="en-GB" w:eastAsia="en-US" w:bidi="ar-SA"/>
    </w:rPr>
  </w:style>
  <w:style w:type="paragraph" w:styleId="Revision">
    <w:name w:val="Revision"/>
    <w:hidden/>
    <w:uiPriority w:val="99"/>
    <w:semiHidden/>
    <w:rsid w:val="00FF51E6"/>
    <w:rPr>
      <w:rFonts w:eastAsia="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520541">
      <w:bodyDiv w:val="1"/>
      <w:marLeft w:val="0"/>
      <w:marRight w:val="0"/>
      <w:marTop w:val="0"/>
      <w:marBottom w:val="0"/>
      <w:divBdr>
        <w:top w:val="none" w:sz="0" w:space="0" w:color="auto"/>
        <w:left w:val="none" w:sz="0" w:space="0" w:color="auto"/>
        <w:bottom w:val="none" w:sz="0" w:space="0" w:color="auto"/>
        <w:right w:val="none" w:sz="0" w:space="0" w:color="auto"/>
      </w:divBdr>
    </w:div>
    <w:div w:id="175384714">
      <w:bodyDiv w:val="1"/>
      <w:marLeft w:val="0"/>
      <w:marRight w:val="0"/>
      <w:marTop w:val="0"/>
      <w:marBottom w:val="0"/>
      <w:divBdr>
        <w:top w:val="none" w:sz="0" w:space="0" w:color="auto"/>
        <w:left w:val="none" w:sz="0" w:space="0" w:color="auto"/>
        <w:bottom w:val="none" w:sz="0" w:space="0" w:color="auto"/>
        <w:right w:val="none" w:sz="0" w:space="0" w:color="auto"/>
      </w:divBdr>
    </w:div>
    <w:div w:id="543522018">
      <w:bodyDiv w:val="1"/>
      <w:marLeft w:val="0"/>
      <w:marRight w:val="0"/>
      <w:marTop w:val="0"/>
      <w:marBottom w:val="0"/>
      <w:divBdr>
        <w:top w:val="none" w:sz="0" w:space="0" w:color="auto"/>
        <w:left w:val="none" w:sz="0" w:space="0" w:color="auto"/>
        <w:bottom w:val="none" w:sz="0" w:space="0" w:color="auto"/>
        <w:right w:val="none" w:sz="0" w:space="0" w:color="auto"/>
      </w:divBdr>
    </w:div>
    <w:div w:id="899093558">
      <w:bodyDiv w:val="1"/>
      <w:marLeft w:val="0"/>
      <w:marRight w:val="0"/>
      <w:marTop w:val="0"/>
      <w:marBottom w:val="0"/>
      <w:divBdr>
        <w:top w:val="none" w:sz="0" w:space="0" w:color="auto"/>
        <w:left w:val="none" w:sz="0" w:space="0" w:color="auto"/>
        <w:bottom w:val="none" w:sz="0" w:space="0" w:color="auto"/>
        <w:right w:val="none" w:sz="0" w:space="0" w:color="auto"/>
      </w:divBdr>
    </w:div>
    <w:div w:id="1098410922">
      <w:bodyDiv w:val="1"/>
      <w:marLeft w:val="0"/>
      <w:marRight w:val="0"/>
      <w:marTop w:val="0"/>
      <w:marBottom w:val="0"/>
      <w:divBdr>
        <w:top w:val="none" w:sz="0" w:space="0" w:color="auto"/>
        <w:left w:val="none" w:sz="0" w:space="0" w:color="auto"/>
        <w:bottom w:val="none" w:sz="0" w:space="0" w:color="auto"/>
        <w:right w:val="none" w:sz="0" w:space="0" w:color="auto"/>
      </w:divBdr>
    </w:div>
    <w:div w:id="1243954786">
      <w:bodyDiv w:val="1"/>
      <w:marLeft w:val="0"/>
      <w:marRight w:val="0"/>
      <w:marTop w:val="0"/>
      <w:marBottom w:val="0"/>
      <w:divBdr>
        <w:top w:val="none" w:sz="0" w:space="0" w:color="auto"/>
        <w:left w:val="none" w:sz="0" w:space="0" w:color="auto"/>
        <w:bottom w:val="none" w:sz="0" w:space="0" w:color="auto"/>
        <w:right w:val="none" w:sz="0" w:space="0" w:color="auto"/>
      </w:divBdr>
    </w:div>
    <w:div w:id="1551186637">
      <w:bodyDiv w:val="1"/>
      <w:marLeft w:val="0"/>
      <w:marRight w:val="0"/>
      <w:marTop w:val="0"/>
      <w:marBottom w:val="0"/>
      <w:divBdr>
        <w:top w:val="none" w:sz="0" w:space="0" w:color="auto"/>
        <w:left w:val="none" w:sz="0" w:space="0" w:color="auto"/>
        <w:bottom w:val="none" w:sz="0" w:space="0" w:color="auto"/>
        <w:right w:val="none" w:sz="0" w:space="0" w:color="auto"/>
      </w:divBdr>
    </w:div>
    <w:div w:id="1703165655">
      <w:bodyDiv w:val="1"/>
      <w:marLeft w:val="0"/>
      <w:marRight w:val="0"/>
      <w:marTop w:val="0"/>
      <w:marBottom w:val="0"/>
      <w:divBdr>
        <w:top w:val="none" w:sz="0" w:space="0" w:color="auto"/>
        <w:left w:val="none" w:sz="0" w:space="0" w:color="auto"/>
        <w:bottom w:val="none" w:sz="0" w:space="0" w:color="auto"/>
        <w:right w:val="none" w:sz="0" w:space="0" w:color="auto"/>
      </w:divBdr>
    </w:div>
    <w:div w:id="1999190085">
      <w:bodyDiv w:val="1"/>
      <w:marLeft w:val="0"/>
      <w:marRight w:val="0"/>
      <w:marTop w:val="0"/>
      <w:marBottom w:val="0"/>
      <w:divBdr>
        <w:top w:val="none" w:sz="0" w:space="0" w:color="auto"/>
        <w:left w:val="none" w:sz="0" w:space="0" w:color="auto"/>
        <w:bottom w:val="none" w:sz="0" w:space="0" w:color="auto"/>
        <w:right w:val="none" w:sz="0" w:space="0" w:color="auto"/>
      </w:divBdr>
      <w:divsChild>
        <w:div w:id="1020741552">
          <w:marLeft w:val="0"/>
          <w:marRight w:val="0"/>
          <w:marTop w:val="0"/>
          <w:marBottom w:val="0"/>
          <w:divBdr>
            <w:top w:val="none" w:sz="0" w:space="0" w:color="auto"/>
            <w:left w:val="none" w:sz="0" w:space="0" w:color="auto"/>
            <w:bottom w:val="none" w:sz="0" w:space="0" w:color="auto"/>
            <w:right w:val="none" w:sz="0" w:space="0" w:color="auto"/>
          </w:divBdr>
        </w:div>
        <w:div w:id="1356930824">
          <w:marLeft w:val="0"/>
          <w:marRight w:val="0"/>
          <w:marTop w:val="0"/>
          <w:marBottom w:val="0"/>
          <w:divBdr>
            <w:top w:val="none" w:sz="0" w:space="0" w:color="auto"/>
            <w:left w:val="none" w:sz="0" w:space="0" w:color="auto"/>
            <w:bottom w:val="none" w:sz="0" w:space="0" w:color="auto"/>
            <w:right w:val="none" w:sz="0" w:space="0" w:color="auto"/>
          </w:divBdr>
        </w:div>
        <w:div w:id="2060661822">
          <w:marLeft w:val="0"/>
          <w:marRight w:val="0"/>
          <w:marTop w:val="0"/>
          <w:marBottom w:val="0"/>
          <w:divBdr>
            <w:top w:val="none" w:sz="0" w:space="0" w:color="auto"/>
            <w:left w:val="none" w:sz="0" w:space="0" w:color="auto"/>
            <w:bottom w:val="none" w:sz="0" w:space="0" w:color="auto"/>
            <w:right w:val="none" w:sz="0" w:space="0" w:color="auto"/>
          </w:divBdr>
        </w:div>
      </w:divsChild>
    </w:div>
    <w:div w:id="206290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create.arduino.cc/iot/things"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3088aa1-bb70-4e27-95fc-187c5437fa54" xsi:nil="true"/>
    <lcf76f155ced4ddcb4097134ff3c332f xmlns="5eaef94f-af55-4c85-9a1e-0f2cf1c1225e">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0E4D3E6C512149B4EAD69191E953C4" ma:contentTypeVersion="18" ma:contentTypeDescription="Create a new document." ma:contentTypeScope="" ma:versionID="e58a98e5e967585febbe82bb32872a37">
  <xsd:schema xmlns:xsd="http://www.w3.org/2001/XMLSchema" xmlns:xs="http://www.w3.org/2001/XMLSchema" xmlns:p="http://schemas.microsoft.com/office/2006/metadata/properties" xmlns:ns2="5eaef94f-af55-4c85-9a1e-0f2cf1c1225e" xmlns:ns3="f2896bee-9bb2-49d4-af90-cc471cab28c1" xmlns:ns4="73088aa1-bb70-4e27-95fc-187c5437fa54" targetNamespace="http://schemas.microsoft.com/office/2006/metadata/properties" ma:root="true" ma:fieldsID="13a68d98e4c0fd4bb625aab91ee318b3" ns2:_="" ns3:_="" ns4:_="">
    <xsd:import namespace="5eaef94f-af55-4c85-9a1e-0f2cf1c1225e"/>
    <xsd:import namespace="f2896bee-9bb2-49d4-af90-cc471cab28c1"/>
    <xsd:import namespace="73088aa1-bb70-4e27-95fc-187c5437fa5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ef94f-af55-4c85-9a1e-0f2cf1c122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61796df-71c9-4044-bd3e-1edca60bec7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2896bee-9bb2-49d4-af90-cc471cab28c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088aa1-bb70-4e27-95fc-187c5437fa54"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d3131230-f317-4455-abf5-d117c783ec68}" ma:internalName="TaxCatchAll" ma:showField="CatchAllData" ma:web="f2896bee-9bb2-49d4-af90-cc471cab28c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813AF2-4543-4228-8C35-FA91502969E7}">
  <ds:schemaRefs>
    <ds:schemaRef ds:uri="http://schemas.microsoft.com/office/2006/metadata/properties"/>
    <ds:schemaRef ds:uri="http://schemas.microsoft.com/office/infopath/2007/PartnerControls"/>
    <ds:schemaRef ds:uri="af6374c5-0034-47f3-9243-18b7b1b8d55b"/>
    <ds:schemaRef ds:uri="5a9ae11f-5862-4a3d-afb3-82d8dd24186c"/>
  </ds:schemaRefs>
</ds:datastoreItem>
</file>

<file path=customXml/itemProps2.xml><?xml version="1.0" encoding="utf-8"?>
<ds:datastoreItem xmlns:ds="http://schemas.openxmlformats.org/officeDocument/2006/customXml" ds:itemID="{BFD01A52-C03F-4E73-B3BD-3C474B5B9157}">
  <ds:schemaRefs>
    <ds:schemaRef ds:uri="http://schemas.microsoft.com/sharepoint/v3/contenttype/forms"/>
  </ds:schemaRefs>
</ds:datastoreItem>
</file>

<file path=customXml/itemProps3.xml><?xml version="1.0" encoding="utf-8"?>
<ds:datastoreItem xmlns:ds="http://schemas.openxmlformats.org/officeDocument/2006/customXml" ds:itemID="{C7CC91E2-D42D-41AB-B2F5-669E8D45A65B}"/>
</file>

<file path=docProps/app.xml><?xml version="1.0" encoding="utf-8"?>
<Properties xmlns="http://schemas.openxmlformats.org/officeDocument/2006/extended-properties" xmlns:vt="http://schemas.openxmlformats.org/officeDocument/2006/docPropsVTypes">
  <Template>Normal.dotm</Template>
  <TotalTime>7</TotalTime>
  <Pages>15</Pages>
  <Words>844</Words>
  <Characters>4813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CharactersWithSpaces>
  <SharedDoc>false</SharedDoc>
  <HLinks>
    <vt:vector size="6" baseType="variant">
      <vt:variant>
        <vt:i4>1900639</vt:i4>
      </vt:variant>
      <vt:variant>
        <vt:i4>3</vt:i4>
      </vt:variant>
      <vt:variant>
        <vt:i4>0</vt:i4>
      </vt:variant>
      <vt:variant>
        <vt:i4>5</vt:i4>
      </vt:variant>
      <vt:variant>
        <vt:lpwstr>https://create.arduino.cc/iot/things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Leeman</dc:creator>
  <cp:keywords/>
  <dc:description/>
  <cp:lastModifiedBy>Andy Coulson</cp:lastModifiedBy>
  <cp:revision>5</cp:revision>
  <dcterms:created xsi:type="dcterms:W3CDTF">2021-03-23T15:42:00Z</dcterms:created>
  <dcterms:modified xsi:type="dcterms:W3CDTF">2025-01-21T10:33:00Z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0x010100AF0E4D3E6C512149B4EAD69191E953C4</vt:lpwstr>
  </property>
</Properties>
</file>